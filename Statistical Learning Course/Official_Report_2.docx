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E9611" w14:textId="1F8D8A00" w:rsidR="003805EF" w:rsidRDefault="003805EF" w:rsidP="003805EF">
      <w:pPr>
        <w:spacing w:line="276" w:lineRule="auto"/>
        <w:ind w:firstLine="480"/>
        <w:jc w:val="center"/>
        <w:rPr>
          <w:rFonts w:asciiTheme="majorBidi" w:hAnsiTheme="majorBidi" w:cstheme="majorBidi"/>
          <w:sz w:val="44"/>
          <w:szCs w:val="44"/>
        </w:rPr>
      </w:pPr>
      <w:r>
        <w:rPr>
          <w:noProof/>
        </w:rPr>
        <w:drawing>
          <wp:inline distT="0" distB="0" distL="0" distR="0" wp14:anchorId="61DFBC10" wp14:editId="57CE472E">
            <wp:extent cx="3962400" cy="792480"/>
            <wp:effectExtent l="0" t="0" r="0" b="0"/>
            <wp:docPr id="4" name="Picture 4" descr="Image result for a place of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 place of mind"/>
                    <pic:cNvPicPr>
                      <a:picLocks noChangeAspect="1" noChangeArrowheads="1"/>
                    </pic:cNvPicPr>
                  </pic:nvPicPr>
                  <pic:blipFill>
                    <a:blip r:embed="rId8">
                      <a:extLst>
                        <a:ext uri="{28A0092B-C50C-407E-A947-70E740481C1C}">
                          <a14:useLocalDpi xmlns:a14="http://schemas.microsoft.com/office/drawing/2010/main" val="0"/>
                        </a:ext>
                      </a:extLst>
                    </a:blip>
                    <a:srcRect l="-2" t="19147" r="893" b="5878"/>
                    <a:stretch>
                      <a:fillRect/>
                    </a:stretch>
                  </pic:blipFill>
                  <pic:spPr bwMode="auto">
                    <a:xfrm>
                      <a:off x="0" y="0"/>
                      <a:ext cx="3962400" cy="792480"/>
                    </a:xfrm>
                    <a:prstGeom prst="rect">
                      <a:avLst/>
                    </a:prstGeom>
                    <a:noFill/>
                    <a:ln>
                      <a:noFill/>
                    </a:ln>
                  </pic:spPr>
                </pic:pic>
              </a:graphicData>
            </a:graphic>
          </wp:inline>
        </w:drawing>
      </w:r>
    </w:p>
    <w:p w14:paraId="7F0FE55C" w14:textId="77777777" w:rsidR="003805EF" w:rsidRDefault="003805EF" w:rsidP="003805EF">
      <w:pPr>
        <w:spacing w:line="276" w:lineRule="auto"/>
        <w:ind w:firstLine="880"/>
        <w:jc w:val="center"/>
        <w:rPr>
          <w:rFonts w:asciiTheme="majorBidi" w:hAnsiTheme="majorBidi" w:cstheme="majorBidi"/>
          <w:sz w:val="44"/>
          <w:szCs w:val="44"/>
        </w:rPr>
      </w:pPr>
    </w:p>
    <w:p w14:paraId="188BB4FD" w14:textId="688C2BB1" w:rsidR="003805EF" w:rsidRDefault="003805EF" w:rsidP="003805EF">
      <w:pPr>
        <w:spacing w:line="276" w:lineRule="auto"/>
        <w:ind w:firstLine="1040"/>
        <w:jc w:val="center"/>
        <w:rPr>
          <w:rFonts w:asciiTheme="majorBidi" w:hAnsiTheme="majorBidi" w:cstheme="majorBidi"/>
          <w:sz w:val="52"/>
          <w:szCs w:val="52"/>
        </w:rPr>
      </w:pPr>
      <w:r w:rsidRPr="00DB68BE">
        <w:rPr>
          <w:rFonts w:asciiTheme="majorBidi" w:hAnsiTheme="majorBidi" w:cstheme="majorBidi"/>
          <w:sz w:val="52"/>
          <w:szCs w:val="52"/>
        </w:rPr>
        <w:t>Data 501 Project</w:t>
      </w:r>
    </w:p>
    <w:p w14:paraId="64751312" w14:textId="4C6F6191" w:rsidR="00834A39" w:rsidRPr="00DB68BE" w:rsidRDefault="00A81508" w:rsidP="003805EF">
      <w:pPr>
        <w:spacing w:line="276" w:lineRule="auto"/>
        <w:ind w:firstLine="1040"/>
        <w:jc w:val="center"/>
        <w:rPr>
          <w:rFonts w:asciiTheme="majorBidi" w:hAnsiTheme="majorBidi" w:cstheme="majorBidi"/>
          <w:sz w:val="52"/>
          <w:szCs w:val="52"/>
        </w:rPr>
      </w:pPr>
      <w:r>
        <w:rPr>
          <w:rFonts w:asciiTheme="majorBidi" w:hAnsiTheme="majorBidi" w:cstheme="majorBidi"/>
          <w:sz w:val="52"/>
          <w:szCs w:val="52"/>
        </w:rPr>
        <w:t>Analysis on Employees’ Attrition</w:t>
      </w:r>
      <w:r w:rsidR="0063541D">
        <w:rPr>
          <w:rFonts w:asciiTheme="majorBidi" w:hAnsiTheme="majorBidi" w:cstheme="majorBidi"/>
          <w:sz w:val="52"/>
          <w:szCs w:val="52"/>
        </w:rPr>
        <w:t xml:space="preserve"> </w:t>
      </w:r>
      <w:r w:rsidR="0063541D">
        <w:rPr>
          <w:rFonts w:asciiTheme="majorBidi" w:hAnsiTheme="majorBidi" w:cstheme="majorBidi" w:hint="eastAsia"/>
          <w:sz w:val="52"/>
          <w:szCs w:val="52"/>
        </w:rPr>
        <w:t>by</w:t>
      </w:r>
      <w:r w:rsidR="0063541D">
        <w:rPr>
          <w:rFonts w:asciiTheme="majorBidi" w:hAnsiTheme="majorBidi" w:cstheme="majorBidi"/>
          <w:sz w:val="52"/>
          <w:szCs w:val="52"/>
        </w:rPr>
        <w:t xml:space="preserve"> Statistical Learning Methods</w:t>
      </w:r>
    </w:p>
    <w:p w14:paraId="60E36B2F" w14:textId="7F43AC91" w:rsidR="003805EF" w:rsidRDefault="003805EF" w:rsidP="003805EF">
      <w:pPr>
        <w:spacing w:line="276" w:lineRule="auto"/>
        <w:ind w:firstLineChars="0" w:firstLine="0"/>
        <w:rPr>
          <w:rFonts w:asciiTheme="majorBidi" w:hAnsiTheme="majorBidi" w:cstheme="majorBidi"/>
          <w:sz w:val="28"/>
          <w:szCs w:val="28"/>
        </w:rPr>
      </w:pPr>
    </w:p>
    <w:p w14:paraId="65B5E619" w14:textId="42E0F75D" w:rsidR="003805EF" w:rsidRPr="00DB68BE" w:rsidRDefault="003805EF" w:rsidP="003805EF">
      <w:pPr>
        <w:tabs>
          <w:tab w:val="left" w:pos="9356"/>
        </w:tabs>
        <w:spacing w:line="276" w:lineRule="auto"/>
        <w:ind w:rightChars="1" w:right="2" w:firstLine="800"/>
        <w:jc w:val="center"/>
        <w:rPr>
          <w:rFonts w:asciiTheme="majorBidi" w:hAnsiTheme="majorBidi" w:cstheme="majorBidi"/>
          <w:bCs/>
          <w:sz w:val="40"/>
          <w:szCs w:val="40"/>
        </w:rPr>
      </w:pPr>
      <w:r w:rsidRPr="00DB68BE">
        <w:rPr>
          <w:rFonts w:asciiTheme="majorBidi" w:hAnsiTheme="majorBidi" w:cstheme="majorBidi"/>
          <w:bCs/>
          <w:sz w:val="40"/>
          <w:szCs w:val="40"/>
        </w:rPr>
        <w:t>HaoQiu Wu</w:t>
      </w:r>
    </w:p>
    <w:p w14:paraId="4B7E951C" w14:textId="13F8A893" w:rsidR="003805EF" w:rsidRPr="00DB68BE" w:rsidRDefault="003805EF" w:rsidP="003805EF">
      <w:pPr>
        <w:tabs>
          <w:tab w:val="left" w:pos="9356"/>
        </w:tabs>
        <w:spacing w:line="276" w:lineRule="auto"/>
        <w:ind w:rightChars="1" w:right="2" w:firstLine="800"/>
        <w:jc w:val="center"/>
        <w:rPr>
          <w:rFonts w:asciiTheme="majorBidi" w:hAnsiTheme="majorBidi" w:cstheme="majorBidi"/>
          <w:bCs/>
          <w:sz w:val="40"/>
          <w:szCs w:val="40"/>
        </w:rPr>
      </w:pPr>
      <w:r w:rsidRPr="00DB68BE">
        <w:rPr>
          <w:rFonts w:asciiTheme="majorBidi" w:hAnsiTheme="majorBidi" w:cstheme="majorBidi"/>
          <w:bCs/>
          <w:sz w:val="40"/>
          <w:szCs w:val="40"/>
        </w:rPr>
        <w:t>93166163</w:t>
      </w:r>
    </w:p>
    <w:p w14:paraId="047750DE" w14:textId="13F3F71F" w:rsidR="003805EF" w:rsidRDefault="003805EF" w:rsidP="00155DD8">
      <w:pPr>
        <w:pStyle w:val="Heading1"/>
        <w:ind w:firstLine="720"/>
      </w:pPr>
    </w:p>
    <w:p w14:paraId="115C20EE" w14:textId="1667F493" w:rsidR="003805EF" w:rsidRDefault="003805EF" w:rsidP="003805EF">
      <w:pPr>
        <w:ind w:firstLine="480"/>
      </w:pPr>
    </w:p>
    <w:p w14:paraId="2D1E6207" w14:textId="01A369FC" w:rsidR="003805EF" w:rsidRDefault="003805EF" w:rsidP="003805EF">
      <w:pPr>
        <w:ind w:firstLine="480"/>
      </w:pPr>
    </w:p>
    <w:p w14:paraId="752587F0" w14:textId="3BDD0683" w:rsidR="003805EF" w:rsidRDefault="003805EF" w:rsidP="003805EF">
      <w:pPr>
        <w:ind w:firstLine="480"/>
      </w:pPr>
    </w:p>
    <w:p w14:paraId="294FAC6D" w14:textId="7096AD75" w:rsidR="003805EF" w:rsidRDefault="003805EF" w:rsidP="003805EF">
      <w:pPr>
        <w:ind w:firstLine="480"/>
      </w:pPr>
    </w:p>
    <w:p w14:paraId="5F8955DE" w14:textId="32B002EF" w:rsidR="003805EF" w:rsidRDefault="003805EF" w:rsidP="003805EF">
      <w:pPr>
        <w:ind w:firstLine="480"/>
      </w:pPr>
    </w:p>
    <w:p w14:paraId="256D6A23" w14:textId="4567CF64" w:rsidR="003805EF" w:rsidRDefault="003805EF" w:rsidP="003805EF">
      <w:pPr>
        <w:ind w:firstLine="480"/>
      </w:pPr>
    </w:p>
    <w:p w14:paraId="3A8C0DD0" w14:textId="29FAC047" w:rsidR="003805EF" w:rsidRDefault="003805EF" w:rsidP="003805EF">
      <w:pPr>
        <w:ind w:firstLine="480"/>
      </w:pPr>
    </w:p>
    <w:p w14:paraId="13AF23DC" w14:textId="40FF6E03" w:rsidR="003805EF" w:rsidRDefault="003805EF" w:rsidP="003805EF">
      <w:pPr>
        <w:ind w:firstLine="480"/>
      </w:pPr>
    </w:p>
    <w:p w14:paraId="222C40AF" w14:textId="16BA3A04" w:rsidR="003805EF" w:rsidRDefault="003805EF" w:rsidP="003805EF">
      <w:pPr>
        <w:ind w:firstLine="480"/>
      </w:pPr>
    </w:p>
    <w:p w14:paraId="01506706" w14:textId="048D142B" w:rsidR="003805EF" w:rsidRDefault="003805EF" w:rsidP="003805EF">
      <w:pPr>
        <w:ind w:firstLine="480"/>
      </w:pPr>
    </w:p>
    <w:p w14:paraId="334B77EF" w14:textId="7144E7A4" w:rsidR="003805EF" w:rsidRDefault="003805EF" w:rsidP="003805EF">
      <w:pPr>
        <w:ind w:firstLine="480"/>
      </w:pPr>
    </w:p>
    <w:p w14:paraId="7B777AFE" w14:textId="624025B8" w:rsidR="003805EF" w:rsidRDefault="003805EF" w:rsidP="003805EF">
      <w:pPr>
        <w:ind w:firstLine="480"/>
      </w:pPr>
    </w:p>
    <w:p w14:paraId="51F3E52D" w14:textId="14ABC751" w:rsidR="003805EF" w:rsidRDefault="003805EF" w:rsidP="003805EF">
      <w:pPr>
        <w:ind w:firstLine="480"/>
      </w:pPr>
    </w:p>
    <w:p w14:paraId="1D0A2B58" w14:textId="2A2D9C4C" w:rsidR="003805EF" w:rsidRDefault="003805EF" w:rsidP="003805EF">
      <w:pPr>
        <w:ind w:firstLine="480"/>
      </w:pPr>
    </w:p>
    <w:p w14:paraId="32D1D478" w14:textId="77777777" w:rsidR="003805EF" w:rsidRDefault="003805EF" w:rsidP="003805EF">
      <w:pPr>
        <w:ind w:firstLine="480"/>
      </w:pPr>
    </w:p>
    <w:p w14:paraId="6263AE0A" w14:textId="0B209C8C" w:rsidR="003805EF" w:rsidRDefault="003805EF" w:rsidP="0063541D">
      <w:pPr>
        <w:ind w:firstLineChars="0" w:firstLine="0"/>
      </w:pPr>
    </w:p>
    <w:p w14:paraId="5AF44A5E" w14:textId="1544D6AC" w:rsidR="003805EF" w:rsidRPr="003805EF" w:rsidRDefault="003805EF" w:rsidP="00D83172">
      <w:pPr>
        <w:ind w:firstLineChars="0" w:firstLine="0"/>
      </w:pPr>
    </w:p>
    <w:p w14:paraId="3CEB5395" w14:textId="58606108" w:rsidR="00037D85" w:rsidRDefault="00155DD8" w:rsidP="00155DD8">
      <w:pPr>
        <w:pStyle w:val="Heading1"/>
        <w:ind w:firstLine="720"/>
      </w:pPr>
      <w:r>
        <w:t>Background</w:t>
      </w:r>
      <w:r w:rsidR="00896ADC">
        <w:t xml:space="preserve"> and Problem</w:t>
      </w:r>
    </w:p>
    <w:p w14:paraId="2AF24695" w14:textId="77777777" w:rsidR="00155DD8" w:rsidRDefault="00155DD8" w:rsidP="00155DD8">
      <w:pPr>
        <w:ind w:firstLine="480"/>
      </w:pPr>
    </w:p>
    <w:p w14:paraId="2B8A9899" w14:textId="7110AC62" w:rsidR="00FA7349" w:rsidRDefault="004064BF" w:rsidP="00FA7349">
      <w:pPr>
        <w:ind w:firstLine="480"/>
      </w:pPr>
      <w:r>
        <w:t xml:space="preserve">Machine learning is a choice for HR to better understand what is happening </w:t>
      </w:r>
      <w:r w:rsidR="00FA7349">
        <w:t>among employees</w:t>
      </w:r>
      <w:r>
        <w:t xml:space="preserve">. </w:t>
      </w:r>
      <w:r w:rsidR="00553756">
        <w:t>T</w:t>
      </w:r>
      <w:r w:rsidR="00CC6B7E">
        <w:t xml:space="preserve">he </w:t>
      </w:r>
      <w:r>
        <w:t>machine learning method has been applied in human resource management</w:t>
      </w:r>
      <w:r w:rsidR="00FA7349">
        <w:t xml:space="preserve"> for a long time</w:t>
      </w:r>
      <w:r>
        <w:t xml:space="preserve">. </w:t>
      </w:r>
      <w:r w:rsidR="00FA7349">
        <w:t xml:space="preserve">For example, </w:t>
      </w:r>
      <w:r>
        <w:t xml:space="preserve">Glint is not an AI company, but they use </w:t>
      </w:r>
      <w:r w:rsidR="00CC6B7E">
        <w:t xml:space="preserve">the </w:t>
      </w:r>
      <w:r>
        <w:t xml:space="preserve">machine learning method to speed up the process of selecting new employees. </w:t>
      </w:r>
      <w:r w:rsidR="00022D7E">
        <w:t xml:space="preserve">They record where </w:t>
      </w:r>
      <w:r w:rsidR="00CC6B7E">
        <w:t xml:space="preserve">the </w:t>
      </w:r>
      <w:r w:rsidR="00022D7E">
        <w:t>applicants find job</w:t>
      </w:r>
      <w:r w:rsidR="00FA7349">
        <w:t xml:space="preserve"> ad</w:t>
      </w:r>
      <w:r w:rsidR="00CC6B7E">
        <w:t>s</w:t>
      </w:r>
      <w:r w:rsidR="00FA7349">
        <w:t xml:space="preserve">; they split all </w:t>
      </w:r>
      <w:r w:rsidR="00022D7E">
        <w:t xml:space="preserve">resume information into different categories; they record </w:t>
      </w:r>
      <w:r w:rsidR="00CC6B7E">
        <w:t xml:space="preserve">the </w:t>
      </w:r>
      <w:r w:rsidR="00022D7E">
        <w:t xml:space="preserve">applicants’ social media activities; they record every detail of </w:t>
      </w:r>
      <w:r w:rsidR="00CC6B7E">
        <w:t xml:space="preserve">the </w:t>
      </w:r>
      <w:r w:rsidR="00022D7E">
        <w:t xml:space="preserve">applicants. Finally, they feed </w:t>
      </w:r>
      <w:r w:rsidR="009247FE">
        <w:t>all t</w:t>
      </w:r>
      <w:r w:rsidR="00CC6B7E">
        <w:t xml:space="preserve">he </w:t>
      </w:r>
      <w:r w:rsidR="00022D7E">
        <w:t>information into machine learning model</w:t>
      </w:r>
      <w:r w:rsidR="009247FE">
        <w:t>s</w:t>
      </w:r>
      <w:r w:rsidR="00022D7E">
        <w:t xml:space="preserve"> </w:t>
      </w:r>
      <w:r w:rsidR="009247FE">
        <w:t xml:space="preserve">to get the </w:t>
      </w:r>
      <w:r w:rsidR="00022D7E" w:rsidRPr="009247FE">
        <w:t>analysis result</w:t>
      </w:r>
      <w:r w:rsidR="00FA7349" w:rsidRPr="009247FE">
        <w:t>s</w:t>
      </w:r>
      <w:r w:rsidR="009247FE">
        <w:t>.</w:t>
      </w:r>
      <w:r w:rsidR="00022D7E">
        <w:t xml:space="preserve"> Obviously, a</w:t>
      </w:r>
      <w:r>
        <w:t xml:space="preserve">lgorithmic-based assessment can more effectively </w:t>
      </w:r>
      <w:r w:rsidR="00FA7349">
        <w:t xml:space="preserve">help </w:t>
      </w:r>
      <w:r w:rsidR="00CC6B7E">
        <w:t xml:space="preserve">a </w:t>
      </w:r>
      <w:r w:rsidR="00FA7349">
        <w:t xml:space="preserve">company choose </w:t>
      </w:r>
      <w:r w:rsidR="00CC6B7E">
        <w:t xml:space="preserve">the </w:t>
      </w:r>
      <w:r w:rsidR="00FA7349">
        <w:t>ideal members from</w:t>
      </w:r>
      <w:r>
        <w:t xml:space="preserve"> </w:t>
      </w:r>
      <w:r w:rsidR="00CC6B7E">
        <w:t xml:space="preserve">the </w:t>
      </w:r>
      <w:r>
        <w:t xml:space="preserve">candidates. </w:t>
      </w:r>
    </w:p>
    <w:p w14:paraId="7F0CF095" w14:textId="622ABC95" w:rsidR="00FA7349" w:rsidRDefault="00FA7349" w:rsidP="00FA7349">
      <w:pPr>
        <w:ind w:firstLine="480"/>
      </w:pPr>
      <w:r>
        <w:t xml:space="preserve">In terms of </w:t>
      </w:r>
      <w:r w:rsidR="00E23769">
        <w:t xml:space="preserve">the </w:t>
      </w:r>
      <w:r>
        <w:t xml:space="preserve">employee attrition problem, </w:t>
      </w:r>
      <w:r w:rsidR="004064BF">
        <w:t xml:space="preserve">some companies </w:t>
      </w:r>
      <w:r>
        <w:t xml:space="preserve">even </w:t>
      </w:r>
      <w:r w:rsidR="004064BF">
        <w:t>build a corresponding engagement platform for advanced emotional pattern recognition through investigated survey and comments.</w:t>
      </w:r>
      <w:r>
        <w:t xml:space="preserve"> This is because experienced employees’ leaving is a big loss to companies. </w:t>
      </w:r>
      <w:r w:rsidR="00553756">
        <w:t>To be more specific, e</w:t>
      </w:r>
      <w:r>
        <w:t>mployee</w:t>
      </w:r>
      <w:r w:rsidR="00E23769">
        <w:t>s</w:t>
      </w:r>
      <w:r>
        <w:t xml:space="preserve"> </w:t>
      </w:r>
      <w:r w:rsidR="00E23769">
        <w:t>are</w:t>
      </w:r>
      <w:r>
        <w:t xml:space="preserve"> the</w:t>
      </w:r>
      <w:r w:rsidR="00553756">
        <w:t xml:space="preserve"> basic unit of an organization and </w:t>
      </w:r>
      <w:r>
        <w:t>it is the employee</w:t>
      </w:r>
      <w:r w:rsidR="00E23769">
        <w:t>s</w:t>
      </w:r>
      <w:r>
        <w:t xml:space="preserve"> who build the </w:t>
      </w:r>
      <w:r>
        <w:rPr>
          <w:rFonts w:hint="eastAsia"/>
        </w:rPr>
        <w:t>functionality</w:t>
      </w:r>
      <w:r>
        <w:t xml:space="preserve"> </w:t>
      </w:r>
      <w:r>
        <w:rPr>
          <w:rFonts w:hint="eastAsia"/>
        </w:rPr>
        <w:t>of</w:t>
      </w:r>
      <w:r>
        <w:t xml:space="preserve"> </w:t>
      </w:r>
      <w:r>
        <w:rPr>
          <w:rFonts w:hint="eastAsia"/>
        </w:rPr>
        <w:t>the</w:t>
      </w:r>
      <w:r>
        <w:t xml:space="preserve"> </w:t>
      </w:r>
      <w:r>
        <w:rPr>
          <w:rFonts w:hint="eastAsia"/>
        </w:rPr>
        <w:t>organization</w:t>
      </w:r>
      <w:r>
        <w:t xml:space="preserve"> </w:t>
      </w:r>
      <w:r>
        <w:rPr>
          <w:rFonts w:hint="eastAsia"/>
        </w:rPr>
        <w:t>by</w:t>
      </w:r>
      <w:r>
        <w:t xml:space="preserve"> </w:t>
      </w:r>
      <w:r>
        <w:rPr>
          <w:rFonts w:hint="eastAsia"/>
        </w:rPr>
        <w:t>working</w:t>
      </w:r>
      <w:r>
        <w:t xml:space="preserve"> </w:t>
      </w:r>
      <w:r>
        <w:rPr>
          <w:rFonts w:hint="eastAsia"/>
        </w:rPr>
        <w:t>day</w:t>
      </w:r>
      <w:r>
        <w:t xml:space="preserve"> </w:t>
      </w:r>
      <w:r>
        <w:rPr>
          <w:rFonts w:hint="eastAsia"/>
        </w:rPr>
        <w:t>and</w:t>
      </w:r>
      <w:r>
        <w:t xml:space="preserve"> </w:t>
      </w:r>
      <w:r>
        <w:rPr>
          <w:rFonts w:hint="eastAsia"/>
        </w:rPr>
        <w:t>night.</w:t>
      </w:r>
      <w:r>
        <w:t xml:space="preserve"> </w:t>
      </w:r>
    </w:p>
    <w:p w14:paraId="2E767D84" w14:textId="46E47E33" w:rsidR="00FA7349" w:rsidRDefault="00FA7349" w:rsidP="001A1D81">
      <w:pPr>
        <w:ind w:firstLine="480"/>
      </w:pPr>
      <w:r>
        <w:rPr>
          <w:rFonts w:hint="eastAsia"/>
        </w:rPr>
        <w:t>Therefore,</w:t>
      </w:r>
      <w:r>
        <w:t xml:space="preserve"> </w:t>
      </w:r>
      <w:r>
        <w:rPr>
          <w:rFonts w:hint="eastAsia"/>
        </w:rPr>
        <w:t>the</w:t>
      </w:r>
      <w:r>
        <w:t xml:space="preserve"> </w:t>
      </w:r>
      <w:r>
        <w:rPr>
          <w:rFonts w:hint="eastAsia"/>
        </w:rPr>
        <w:t>high</w:t>
      </w:r>
      <w:r>
        <w:t xml:space="preserve"> </w:t>
      </w:r>
      <w:r>
        <w:rPr>
          <w:rFonts w:hint="eastAsia"/>
        </w:rPr>
        <w:t>turnover</w:t>
      </w:r>
      <w:r>
        <w:t xml:space="preserve"> </w:t>
      </w:r>
      <w:r>
        <w:rPr>
          <w:rFonts w:hint="eastAsia"/>
        </w:rPr>
        <w:t>rate</w:t>
      </w:r>
      <w:r>
        <w:t xml:space="preserve"> of employee</w:t>
      </w:r>
      <w:r w:rsidR="00E23769">
        <w:t>s</w:t>
      </w:r>
      <w:r>
        <w:t xml:space="preserve"> </w:t>
      </w:r>
      <w:r>
        <w:rPr>
          <w:rFonts w:hint="eastAsia"/>
        </w:rPr>
        <w:t>can</w:t>
      </w:r>
      <w:r>
        <w:t xml:space="preserve"> </w:t>
      </w:r>
      <w:r>
        <w:rPr>
          <w:rFonts w:hint="eastAsia"/>
        </w:rPr>
        <w:t>dramatically</w:t>
      </w:r>
      <w:r>
        <w:t xml:space="preserve"> </w:t>
      </w:r>
      <w:r>
        <w:rPr>
          <w:rFonts w:hint="eastAsia"/>
        </w:rPr>
        <w:t>influence</w:t>
      </w:r>
      <w:r>
        <w:t xml:space="preserve"> </w:t>
      </w:r>
      <w:r>
        <w:rPr>
          <w:rFonts w:hint="eastAsia"/>
        </w:rPr>
        <w:t>a</w:t>
      </w:r>
      <w:r>
        <w:t xml:space="preserve"> </w:t>
      </w:r>
      <w:r>
        <w:rPr>
          <w:rFonts w:hint="eastAsia"/>
        </w:rPr>
        <w:t>company</w:t>
      </w:r>
      <w:r>
        <w:t>’</w:t>
      </w:r>
      <w:r>
        <w:rPr>
          <w:rFonts w:hint="eastAsia"/>
        </w:rPr>
        <w:t>s</w:t>
      </w:r>
      <w:r>
        <w:t xml:space="preserve"> overall </w:t>
      </w:r>
      <w:r>
        <w:rPr>
          <w:rFonts w:hint="eastAsia"/>
        </w:rPr>
        <w:t>competitiv</w:t>
      </w:r>
      <w:r w:rsidR="00E23769">
        <w:t>eness</w:t>
      </w:r>
      <w:r>
        <w:rPr>
          <w:rFonts w:hint="eastAsia"/>
        </w:rPr>
        <w:t>.</w:t>
      </w:r>
      <w:r>
        <w:t xml:space="preserve"> </w:t>
      </w:r>
      <w:r>
        <w:rPr>
          <w:rFonts w:hint="eastAsia"/>
        </w:rPr>
        <w:t>Such</w:t>
      </w:r>
      <w:r>
        <w:t xml:space="preserve"> </w:t>
      </w:r>
      <w:r>
        <w:rPr>
          <w:rFonts w:hint="eastAsia"/>
        </w:rPr>
        <w:t>effects</w:t>
      </w:r>
      <w:r>
        <w:t xml:space="preserve"> </w:t>
      </w:r>
      <w:r>
        <w:rPr>
          <w:rFonts w:hint="eastAsia"/>
        </w:rPr>
        <w:t>can</w:t>
      </w:r>
      <w:r>
        <w:t xml:space="preserve"> </w:t>
      </w:r>
      <w:r>
        <w:rPr>
          <w:rFonts w:hint="eastAsia"/>
        </w:rPr>
        <w:t>be</w:t>
      </w:r>
      <w:r>
        <w:t xml:space="preserve"> </w:t>
      </w:r>
      <w:r>
        <w:rPr>
          <w:rFonts w:hint="eastAsia"/>
        </w:rPr>
        <w:t>mainly</w:t>
      </w:r>
      <w:r>
        <w:t xml:space="preserve"> </w:t>
      </w:r>
      <w:r>
        <w:rPr>
          <w:rFonts w:hint="eastAsia"/>
        </w:rPr>
        <w:t>divided</w:t>
      </w:r>
      <w:r>
        <w:t xml:space="preserve"> </w:t>
      </w:r>
      <w:r>
        <w:rPr>
          <w:rFonts w:hint="eastAsia"/>
        </w:rPr>
        <w:t>into</w:t>
      </w:r>
      <w:r>
        <w:t xml:space="preserve"> </w:t>
      </w:r>
      <w:r w:rsidR="00553756">
        <w:t>several</w:t>
      </w:r>
      <w:r>
        <w:t xml:space="preserve"> </w:t>
      </w:r>
      <w:r>
        <w:rPr>
          <w:rFonts w:hint="eastAsia"/>
        </w:rPr>
        <w:t>aspects.</w:t>
      </w:r>
      <w:r>
        <w:t xml:space="preserve"> </w:t>
      </w:r>
      <w:r>
        <w:rPr>
          <w:rFonts w:hint="eastAsia"/>
        </w:rPr>
        <w:t>Firstly,</w:t>
      </w:r>
      <w:r>
        <w:t xml:space="preserve"> </w:t>
      </w:r>
      <w:r w:rsidR="00E23769">
        <w:t xml:space="preserve">an </w:t>
      </w:r>
      <w:r>
        <w:rPr>
          <w:rFonts w:hint="eastAsia"/>
        </w:rPr>
        <w:t>organization</w:t>
      </w:r>
      <w:r>
        <w:t xml:space="preserve"> </w:t>
      </w:r>
      <w:r>
        <w:rPr>
          <w:rFonts w:hint="eastAsia"/>
        </w:rPr>
        <w:t>suffering</w:t>
      </w:r>
      <w:r>
        <w:t xml:space="preserve"> </w:t>
      </w:r>
      <w:r>
        <w:rPr>
          <w:rFonts w:hint="eastAsia"/>
        </w:rPr>
        <w:t>from</w:t>
      </w:r>
      <w:r>
        <w:t xml:space="preserve"> </w:t>
      </w:r>
      <w:r>
        <w:rPr>
          <w:rFonts w:hint="eastAsia"/>
        </w:rPr>
        <w:t>high</w:t>
      </w:r>
      <w:r>
        <w:t xml:space="preserve"> </w:t>
      </w:r>
      <w:r>
        <w:rPr>
          <w:rFonts w:hint="eastAsia"/>
        </w:rPr>
        <w:t>rate</w:t>
      </w:r>
      <w:r>
        <w:t xml:space="preserve"> </w:t>
      </w:r>
      <w:r>
        <w:rPr>
          <w:rFonts w:hint="eastAsia"/>
        </w:rPr>
        <w:t>of</w:t>
      </w:r>
      <w:r>
        <w:t xml:space="preserve"> </w:t>
      </w:r>
      <w:r>
        <w:rPr>
          <w:rFonts w:hint="eastAsia"/>
        </w:rPr>
        <w:t>turnover</w:t>
      </w:r>
      <w:r>
        <w:t xml:space="preserve"> </w:t>
      </w:r>
      <w:r>
        <w:rPr>
          <w:rFonts w:hint="eastAsia"/>
        </w:rPr>
        <w:t>is</w:t>
      </w:r>
      <w:r>
        <w:t xml:space="preserve"> more </w:t>
      </w:r>
      <w:r>
        <w:rPr>
          <w:rFonts w:hint="eastAsia"/>
        </w:rPr>
        <w:t>likely</w:t>
      </w:r>
      <w:r>
        <w:t xml:space="preserve"> </w:t>
      </w:r>
      <w:r>
        <w:rPr>
          <w:rFonts w:hint="eastAsia"/>
        </w:rPr>
        <w:t>to</w:t>
      </w:r>
      <w:r>
        <w:t xml:space="preserve"> </w:t>
      </w:r>
      <w:r>
        <w:rPr>
          <w:rFonts w:hint="eastAsia"/>
        </w:rPr>
        <w:t>incur</w:t>
      </w:r>
      <w:r>
        <w:t xml:space="preserve"> </w:t>
      </w:r>
      <w:r>
        <w:rPr>
          <w:rFonts w:hint="eastAsia"/>
        </w:rPr>
        <w:t>higher</w:t>
      </w:r>
      <w:r>
        <w:t xml:space="preserve"> </w:t>
      </w:r>
      <w:r>
        <w:rPr>
          <w:rFonts w:hint="eastAsia"/>
        </w:rPr>
        <w:t>cost,</w:t>
      </w:r>
      <w:r>
        <w:t xml:space="preserve"> </w:t>
      </w:r>
      <w:r>
        <w:rPr>
          <w:rFonts w:hint="eastAsia"/>
        </w:rPr>
        <w:t>because</w:t>
      </w:r>
      <w:r>
        <w:t xml:space="preserve"> </w:t>
      </w:r>
      <w:r>
        <w:rPr>
          <w:rFonts w:hint="eastAsia"/>
        </w:rPr>
        <w:t>replacing</w:t>
      </w:r>
      <w:r>
        <w:t xml:space="preserve"> </w:t>
      </w:r>
      <w:r>
        <w:rPr>
          <w:rFonts w:hint="eastAsia"/>
        </w:rPr>
        <w:t>employees</w:t>
      </w:r>
      <w:r>
        <w:t xml:space="preserve"> </w:t>
      </w:r>
      <w:r>
        <w:rPr>
          <w:rFonts w:hint="eastAsia"/>
        </w:rPr>
        <w:t>means</w:t>
      </w:r>
      <w:r>
        <w:t xml:space="preserve"> </w:t>
      </w:r>
      <w:r>
        <w:rPr>
          <w:rFonts w:hint="eastAsia"/>
        </w:rPr>
        <w:t>companies</w:t>
      </w:r>
      <w:r>
        <w:t xml:space="preserve"> </w:t>
      </w:r>
      <w:r>
        <w:rPr>
          <w:rFonts w:hint="eastAsia"/>
        </w:rPr>
        <w:t>have</w:t>
      </w:r>
      <w:r>
        <w:t xml:space="preserve"> </w:t>
      </w:r>
      <w:r>
        <w:rPr>
          <w:rFonts w:hint="eastAsia"/>
        </w:rPr>
        <w:t>to</w:t>
      </w:r>
      <w:r>
        <w:t xml:space="preserve"> </w:t>
      </w:r>
      <w:r>
        <w:rPr>
          <w:rFonts w:hint="eastAsia"/>
        </w:rPr>
        <w:t>spend</w:t>
      </w:r>
      <w:r>
        <w:t xml:space="preserve"> </w:t>
      </w:r>
      <w:r>
        <w:rPr>
          <w:rFonts w:hint="eastAsia"/>
        </w:rPr>
        <w:t>more</w:t>
      </w:r>
      <w:r>
        <w:t xml:space="preserve"> </w:t>
      </w:r>
      <w:r>
        <w:rPr>
          <w:rFonts w:hint="eastAsia"/>
        </w:rPr>
        <w:t>expenditure</w:t>
      </w:r>
      <w:r>
        <w:t xml:space="preserve"> </w:t>
      </w:r>
      <w:r>
        <w:rPr>
          <w:rFonts w:hint="eastAsia"/>
        </w:rPr>
        <w:t>on</w:t>
      </w:r>
      <w:r>
        <w:t xml:space="preserve"> </w:t>
      </w:r>
      <w:r>
        <w:rPr>
          <w:rFonts w:hint="eastAsia"/>
        </w:rPr>
        <w:t>recruiting</w:t>
      </w:r>
      <w:r>
        <w:t xml:space="preserve"> </w:t>
      </w:r>
      <w:r>
        <w:rPr>
          <w:rFonts w:hint="eastAsia"/>
        </w:rPr>
        <w:t>advertis</w:t>
      </w:r>
      <w:r>
        <w:t>e</w:t>
      </w:r>
      <w:r>
        <w:rPr>
          <w:rFonts w:hint="eastAsia"/>
        </w:rPr>
        <w:t>ment and</w:t>
      </w:r>
      <w:r>
        <w:t xml:space="preserve"> </w:t>
      </w:r>
      <w:r>
        <w:rPr>
          <w:rFonts w:hint="eastAsia"/>
        </w:rPr>
        <w:t>training.</w:t>
      </w:r>
      <w:r>
        <w:t xml:space="preserve"> Secondly, productivity of a company will decrease. With losing experienced employees, companies have to spend extra time and energy on helping new employees instead of dedicating to designing products an</w:t>
      </w:r>
      <w:r w:rsidR="009247FE">
        <w:t xml:space="preserve">d developing clients. Thirdly, </w:t>
      </w:r>
      <w:r>
        <w:t>employees who leave companies will join in the vast job market again, which means there is a high probability for them to be hired by competitors, so they will apply the experience gained from</w:t>
      </w:r>
      <w:r w:rsidR="00E23769">
        <w:t xml:space="preserve"> the</w:t>
      </w:r>
      <w:r>
        <w:t xml:space="preserve"> previous company </w:t>
      </w:r>
      <w:commentRangeStart w:id="0"/>
      <w:r w:rsidR="00E23769">
        <w:t>towards</w:t>
      </w:r>
      <w:commentRangeEnd w:id="0"/>
      <w:r w:rsidR="00E23769">
        <w:rPr>
          <w:rStyle w:val="CommentReference"/>
        </w:rPr>
        <w:commentReference w:id="0"/>
      </w:r>
      <w:r>
        <w:t xml:space="preserve"> serving </w:t>
      </w:r>
      <w:r w:rsidR="00E23769">
        <w:t xml:space="preserve">the </w:t>
      </w:r>
      <w:r>
        <w:t xml:space="preserve">new company. </w:t>
      </w:r>
      <w:r w:rsidR="00553756">
        <w:t>Final</w:t>
      </w:r>
      <w:r>
        <w:t>ly, frequently replacing employees can destroy the positive company culture, because some employees may have to spend</w:t>
      </w:r>
      <w:r w:rsidR="00E23769">
        <w:t xml:space="preserve"> a </w:t>
      </w:r>
      <w:r>
        <w:t>long time to develop a close relationship with new colleagues. Continuous cooperation among employees improves work efficiency where no matter who is in trouble, ot</w:t>
      </w:r>
      <w:r w:rsidR="00D82B17">
        <w:t>hers are always willing to help</w:t>
      </w:r>
      <w:r>
        <w:t xml:space="preserve">. Such positive culture makes employees feel </w:t>
      </w:r>
      <w:r w:rsidR="00E23769">
        <w:t xml:space="preserve">like a </w:t>
      </w:r>
      <w:r>
        <w:t xml:space="preserve">company </w:t>
      </w:r>
      <w:r w:rsidR="00E23769">
        <w:t xml:space="preserve">is </w:t>
      </w:r>
      <w:r>
        <w:t>their family so they can make more efforts to working. Hence, by successfully sustaining employees, organizations can cut cost, develop better work culture and increase competit</w:t>
      </w:r>
      <w:r w:rsidR="00E23769">
        <w:t>iveness</w:t>
      </w:r>
      <w:r>
        <w:t xml:space="preserve">.     </w:t>
      </w:r>
    </w:p>
    <w:p w14:paraId="12B9EE53" w14:textId="5CD0D048" w:rsidR="00022D7E" w:rsidRDefault="00FA7349" w:rsidP="00FA7349">
      <w:pPr>
        <w:ind w:firstLine="480"/>
      </w:pPr>
      <w:r>
        <w:t xml:space="preserve">Within such an environment, it does make sense for HR professionals to pay more attention </w:t>
      </w:r>
      <w:r w:rsidR="00E23769">
        <w:t>to</w:t>
      </w:r>
      <w:r>
        <w:t xml:space="preserve"> sustaining hardworking and high-evaluated employees. HR should establish a better employee </w:t>
      </w:r>
      <w:r w:rsidR="00E828E8">
        <w:t>retention</w:t>
      </w:r>
      <w:r>
        <w:t xml:space="preserve"> system, which can help detect unhappy employees in advance so that HR can have enough time to help these employees become motivated, happy and personally engaged again. Therefore, it is necessary for HR to know that why previous experienced employees leave and which factors mainly result in leaving with the assistance from </w:t>
      </w:r>
      <w:r w:rsidR="00E828E8">
        <w:t xml:space="preserve">the </w:t>
      </w:r>
      <w:r>
        <w:t xml:space="preserve">machine learning method. </w:t>
      </w:r>
    </w:p>
    <w:p w14:paraId="01F89091" w14:textId="69A2687E" w:rsidR="00896ADC" w:rsidRPr="008A2401" w:rsidRDefault="00553756" w:rsidP="00896ADC">
      <w:pPr>
        <w:ind w:firstLine="480"/>
      </w:pPr>
      <w:r>
        <w:t>In this report,</w:t>
      </w:r>
      <w:r w:rsidR="00952397">
        <w:t xml:space="preserve"> </w:t>
      </w:r>
      <w:r>
        <w:t xml:space="preserve">PCA analysis, unsupervised learning, </w:t>
      </w:r>
      <w:r w:rsidR="00022D7E" w:rsidRPr="008A2401">
        <w:t xml:space="preserve">logistic regression, </w:t>
      </w:r>
      <w:r>
        <w:t xml:space="preserve">classification </w:t>
      </w:r>
      <w:r w:rsidR="00022D7E" w:rsidRPr="008A2401">
        <w:t>tree, random forest</w:t>
      </w:r>
      <w:r>
        <w:t>, KNN</w:t>
      </w:r>
      <w:r w:rsidR="00022D7E" w:rsidRPr="008A2401">
        <w:t xml:space="preserve"> and support vect</w:t>
      </w:r>
      <w:r>
        <w:t>or machine will be applied</w:t>
      </w:r>
      <w:r w:rsidR="00FA7349">
        <w:t xml:space="preserve">. After using cross-validation and ROC curve to assess </w:t>
      </w:r>
      <w:r w:rsidR="00022D7E" w:rsidRPr="008A2401">
        <w:t xml:space="preserve">models, </w:t>
      </w:r>
      <w:r w:rsidR="00175CD6">
        <w:t>I</w:t>
      </w:r>
      <w:r w:rsidR="00022D7E" w:rsidRPr="008A2401">
        <w:t xml:space="preserve"> can get both better prediction of who will leave and explanations</w:t>
      </w:r>
      <w:r>
        <w:t xml:space="preserve"> of which factor mainly</w:t>
      </w:r>
      <w:r w:rsidR="00FA7349">
        <w:t xml:space="preserve"> resul</w:t>
      </w:r>
      <w:r w:rsidR="00E828E8">
        <w:t>ts</w:t>
      </w:r>
      <w:r w:rsidR="00FA7349">
        <w:t xml:space="preserve"> in leaving</w:t>
      </w:r>
      <w:r w:rsidR="00022D7E" w:rsidRPr="008A2401">
        <w:t xml:space="preserve">. In summary, </w:t>
      </w:r>
      <w:r w:rsidR="00175CD6">
        <w:t>I</w:t>
      </w:r>
      <w:r w:rsidR="00022D7E" w:rsidRPr="008A2401">
        <w:t xml:space="preserve"> </w:t>
      </w:r>
      <w:r w:rsidR="00896ADC" w:rsidRPr="008A2401">
        <w:t>have two goals to help HR: first</w:t>
      </w:r>
      <w:r w:rsidR="00FA7349">
        <w:t>ly</w:t>
      </w:r>
      <w:r w:rsidR="00896ADC" w:rsidRPr="008A2401">
        <w:t xml:space="preserve">, </w:t>
      </w:r>
      <w:r w:rsidR="00175CD6">
        <w:t>I</w:t>
      </w:r>
      <w:r w:rsidR="00896ADC" w:rsidRPr="008A2401">
        <w:t xml:space="preserve"> want to understand why valuable employees leave, and second</w:t>
      </w:r>
      <w:r w:rsidR="00FA7349">
        <w:t>ly</w:t>
      </w:r>
      <w:r w:rsidR="00896ADC" w:rsidRPr="008A2401">
        <w:t xml:space="preserve">, </w:t>
      </w:r>
      <w:r w:rsidR="00175CD6">
        <w:t>I</w:t>
      </w:r>
      <w:r w:rsidR="00896ADC" w:rsidRPr="008A2401">
        <w:t xml:space="preserve"> want</w:t>
      </w:r>
      <w:r w:rsidR="00FA7349">
        <w:t xml:space="preserve"> to predict who will leave next</w:t>
      </w:r>
      <w:r w:rsidR="00896ADC" w:rsidRPr="008A2401">
        <w:t>.</w:t>
      </w:r>
    </w:p>
    <w:p w14:paraId="37CEB6CF" w14:textId="77777777" w:rsidR="000B178E" w:rsidRDefault="000B178E" w:rsidP="00896ADC">
      <w:pPr>
        <w:pStyle w:val="Heading1"/>
        <w:ind w:firstLine="720"/>
        <w:rPr>
          <w:shd w:val="clear" w:color="auto" w:fill="FFFFFF"/>
        </w:rPr>
      </w:pPr>
      <w:r>
        <w:rPr>
          <w:shd w:val="clear" w:color="auto" w:fill="FFFFFF"/>
        </w:rPr>
        <w:t>Data Set Introduction</w:t>
      </w:r>
    </w:p>
    <w:p w14:paraId="1047FC85" w14:textId="131FE0C4" w:rsidR="000B178E" w:rsidRDefault="00FA7349" w:rsidP="000B178E">
      <w:pPr>
        <w:ind w:firstLine="480"/>
      </w:pPr>
      <w:r>
        <w:t>The data I used co</w:t>
      </w:r>
      <w:r w:rsidR="008A2401">
        <w:t>me</w:t>
      </w:r>
      <w:r>
        <w:t>s</w:t>
      </w:r>
      <w:r w:rsidR="008A2401">
        <w:t xml:space="preserve"> fr</w:t>
      </w:r>
      <w:r>
        <w:t>om Kaggle. It is provided by a</w:t>
      </w:r>
      <w:r w:rsidR="00E828E8">
        <w:t>n</w:t>
      </w:r>
      <w:r w:rsidR="008A2401">
        <w:t xml:space="preserve"> HR department. This dataset has nine predictors: </w:t>
      </w:r>
      <w:r w:rsidR="008A2401" w:rsidRPr="008A2401">
        <w:t xml:space="preserve">satisfaction level, latest evaluation (yearly), </w:t>
      </w:r>
      <w:r w:rsidR="00E828E8">
        <w:t xml:space="preserve">the </w:t>
      </w:r>
      <w:r w:rsidR="008A2401" w:rsidRPr="008A2401">
        <w:t>number of project</w:t>
      </w:r>
      <w:r w:rsidR="00E828E8">
        <w:t>s</w:t>
      </w:r>
      <w:r w:rsidR="008A2401" w:rsidRPr="008A2401">
        <w:t xml:space="preserve"> worked on, average monthly hours, time spen</w:t>
      </w:r>
      <w:r w:rsidR="00E828E8">
        <w:t>t</w:t>
      </w:r>
      <w:r w:rsidR="008A2401" w:rsidRPr="008A2401">
        <w:t xml:space="preserve"> in the company (in years), work accident</w:t>
      </w:r>
      <w:r w:rsidR="00E828E8">
        <w:t>s</w:t>
      </w:r>
      <w:r w:rsidR="008A2401" w:rsidRPr="008A2401">
        <w:t xml:space="preserve"> (within the past 2 years), promotion</w:t>
      </w:r>
      <w:r w:rsidR="00E828E8">
        <w:t>s</w:t>
      </w:r>
      <w:r w:rsidR="008A2401" w:rsidRPr="008A2401">
        <w:t xml:space="preserve"> within the past 5 years, department and salary.</w:t>
      </w:r>
    </w:p>
    <w:p w14:paraId="34AF3237" w14:textId="77777777" w:rsidR="00B7376C" w:rsidRDefault="002C2D9D" w:rsidP="00B7376C">
      <w:pPr>
        <w:widowControl/>
        <w:spacing w:after="0"/>
        <w:ind w:firstLineChars="0" w:firstLine="0"/>
        <w:jc w:val="center"/>
        <w:rPr>
          <w:rFonts w:eastAsia="Times New Roman" w:cs="Times New Roman"/>
          <w:szCs w:val="24"/>
        </w:rPr>
      </w:pPr>
      <w:r w:rsidRPr="002C2D9D">
        <w:rPr>
          <w:rFonts w:eastAsia="Times New Roman" w:cs="Times New Roman"/>
          <w:noProof/>
          <w:szCs w:val="24"/>
        </w:rPr>
        <w:lastRenderedPageBreak/>
        <w:drawing>
          <wp:inline distT="0" distB="0" distL="0" distR="0" wp14:anchorId="27325A67" wp14:editId="51C2DD36">
            <wp:extent cx="4891888" cy="1672227"/>
            <wp:effectExtent l="0" t="0" r="4445" b="4445"/>
            <wp:docPr id="2" name="Picture 2" descr="C:\Users\whq672437089\AppData\Roaming\Tencent\Users\672437089\TIM\WinTemp\RichOle\I9IG32TW0UBEMH]DKZ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q672437089\AppData\Roaming\Tencent\Users\672437089\TIM\WinTemp\RichOle\I9IG32TW0UBEMH]DKZU]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723" cy="1682768"/>
                    </a:xfrm>
                    <a:prstGeom prst="rect">
                      <a:avLst/>
                    </a:prstGeom>
                    <a:noFill/>
                    <a:ln>
                      <a:noFill/>
                    </a:ln>
                  </pic:spPr>
                </pic:pic>
              </a:graphicData>
            </a:graphic>
          </wp:inline>
        </w:drawing>
      </w:r>
    </w:p>
    <w:p w14:paraId="40262ECA" w14:textId="77777777" w:rsidR="00B7376C" w:rsidRDefault="00B7376C" w:rsidP="00B7376C">
      <w:pPr>
        <w:widowControl/>
        <w:spacing w:after="0"/>
        <w:ind w:firstLineChars="0" w:firstLine="0"/>
        <w:jc w:val="center"/>
        <w:rPr>
          <w:rFonts w:eastAsia="Times New Roman" w:cs="Times New Roman"/>
          <w:szCs w:val="24"/>
        </w:rPr>
      </w:pPr>
      <w:r>
        <w:rPr>
          <w:rFonts w:eastAsia="Times New Roman" w:cs="Times New Roman"/>
          <w:szCs w:val="24"/>
        </w:rPr>
        <w:t>Fig.1. Data type of each variable</w:t>
      </w:r>
    </w:p>
    <w:p w14:paraId="13DDC7D0" w14:textId="77777777" w:rsidR="00B7376C" w:rsidRDefault="00B7376C" w:rsidP="002C2D9D">
      <w:pPr>
        <w:widowControl/>
        <w:spacing w:after="0"/>
        <w:ind w:firstLineChars="0" w:firstLine="0"/>
        <w:jc w:val="left"/>
        <w:rPr>
          <w:rFonts w:eastAsia="Times New Roman" w:cs="Times New Roman"/>
          <w:szCs w:val="24"/>
        </w:rPr>
      </w:pPr>
    </w:p>
    <w:p w14:paraId="3E473487" w14:textId="77777777" w:rsidR="002C2D9D" w:rsidRDefault="002C2D9D" w:rsidP="00B7376C">
      <w:pPr>
        <w:widowControl/>
        <w:spacing w:after="0"/>
        <w:ind w:firstLineChars="0" w:firstLine="0"/>
        <w:jc w:val="center"/>
        <w:rPr>
          <w:rFonts w:eastAsia="Times New Roman" w:cs="Times New Roman"/>
          <w:szCs w:val="24"/>
        </w:rPr>
      </w:pPr>
      <w:r w:rsidRPr="002C2D9D">
        <w:rPr>
          <w:rFonts w:eastAsia="Times New Roman" w:cs="Times New Roman"/>
          <w:noProof/>
          <w:szCs w:val="24"/>
        </w:rPr>
        <w:drawing>
          <wp:inline distT="0" distB="0" distL="0" distR="0" wp14:anchorId="3BAD3882" wp14:editId="7F5DAF89">
            <wp:extent cx="4024746" cy="3085308"/>
            <wp:effectExtent l="0" t="0" r="0" b="1270"/>
            <wp:docPr id="1" name="Picture 1" descr="C:\Users\whq672437089\AppData\Roaming\Tencent\Users\672437089\TIM\WinTemp\RichOle\KN2(42(_AWS7[X4}G`Q3X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q672437089\AppData\Roaming\Tencent\Users\672437089\TIM\WinTemp\RichOle\KN2(42(_AWS7[X4}G`Q3X6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207" cy="3093327"/>
                    </a:xfrm>
                    <a:prstGeom prst="rect">
                      <a:avLst/>
                    </a:prstGeom>
                    <a:noFill/>
                    <a:ln>
                      <a:noFill/>
                    </a:ln>
                  </pic:spPr>
                </pic:pic>
              </a:graphicData>
            </a:graphic>
          </wp:inline>
        </w:drawing>
      </w:r>
    </w:p>
    <w:p w14:paraId="4CB70133" w14:textId="77777777" w:rsidR="00896ADC" w:rsidRPr="00FA7349" w:rsidRDefault="00B7376C" w:rsidP="00FA7349">
      <w:pPr>
        <w:widowControl/>
        <w:spacing w:after="0"/>
        <w:ind w:firstLineChars="0" w:firstLine="0"/>
        <w:jc w:val="center"/>
        <w:rPr>
          <w:rFonts w:eastAsia="Times New Roman" w:cs="Times New Roman"/>
          <w:szCs w:val="24"/>
        </w:rPr>
      </w:pPr>
      <w:r>
        <w:rPr>
          <w:rFonts w:eastAsia="Times New Roman" w:cs="Times New Roman"/>
          <w:szCs w:val="24"/>
        </w:rPr>
        <w:t>Fig.2. Summary of data</w:t>
      </w:r>
    </w:p>
    <w:p w14:paraId="23B5D96C" w14:textId="77777777" w:rsidR="00B7376C" w:rsidRDefault="00EB63D6" w:rsidP="002B629F">
      <w:pPr>
        <w:pStyle w:val="Heading1"/>
        <w:ind w:firstLine="720"/>
      </w:pPr>
      <w:r>
        <w:t>Overview of Software</w:t>
      </w:r>
    </w:p>
    <w:p w14:paraId="1262BA30" w14:textId="48FE6830" w:rsidR="00340205" w:rsidRDefault="0047335F" w:rsidP="001A1D81">
      <w:pPr>
        <w:ind w:firstLine="480"/>
      </w:pPr>
      <w:r>
        <w:t>Microsoft Excel will be used f</w:t>
      </w:r>
      <w:r w:rsidR="00952397">
        <w:t>or global data explo</w:t>
      </w:r>
      <w:r>
        <w:t>r</w:t>
      </w:r>
      <w:r w:rsidR="00E828E8">
        <w:t>ation</w:t>
      </w:r>
      <w:r>
        <w:t xml:space="preserve"> and data cleaning. </w:t>
      </w:r>
      <w:r w:rsidR="00340205">
        <w:t>It has a simple user interface and allows people to easily understand operations and perform basic operations in a short time.</w:t>
      </w:r>
    </w:p>
    <w:p w14:paraId="708D6E85" w14:textId="2D2568FA" w:rsidR="002B629F" w:rsidRDefault="002B629F" w:rsidP="001A1D81">
      <w:pPr>
        <w:ind w:firstLine="480"/>
      </w:pPr>
      <w:r>
        <w:rPr>
          <w:rFonts w:hint="eastAsia"/>
        </w:rPr>
        <w:t>R</w:t>
      </w:r>
      <w:r>
        <w:t xml:space="preserve"> is good at visualizing data. In data science, </w:t>
      </w:r>
      <w:r w:rsidR="00175CD6">
        <w:t>people</w:t>
      </w:r>
      <w:r>
        <w:t xml:space="preserve"> usually choose plotting data t</w:t>
      </w:r>
      <w:r w:rsidR="00FA7349">
        <w:t>o show analysis results to clients</w:t>
      </w:r>
      <w:r>
        <w:t>. Therefore, whether a software can gene</w:t>
      </w:r>
      <w:r w:rsidR="00FA7349">
        <w:t xml:space="preserve">rate outstanding plots </w:t>
      </w:r>
      <w:r w:rsidR="00E828E8">
        <w:t>is</w:t>
      </w:r>
      <w:r w:rsidR="00FA7349">
        <w:t xml:space="preserve"> a</w:t>
      </w:r>
      <w:r>
        <w:t xml:space="preserve"> key selecting criteria here. </w:t>
      </w:r>
      <w:r w:rsidRPr="002B629F">
        <w:t>Thanks to Hadley Wickham fo</w:t>
      </w:r>
      <w:r>
        <w:t xml:space="preserve">r an incredible ggplot2 package, </w:t>
      </w:r>
      <w:r w:rsidR="00175CD6">
        <w:t>I</w:t>
      </w:r>
      <w:r>
        <w:t xml:space="preserve"> will use R here for data visualization and generating supervised machine learning models. </w:t>
      </w:r>
    </w:p>
    <w:p w14:paraId="7CD5CF29" w14:textId="77777777" w:rsidR="002B629F" w:rsidRDefault="002B629F" w:rsidP="00EB63D6">
      <w:pPr>
        <w:ind w:firstLine="480"/>
      </w:pPr>
    </w:p>
    <w:p w14:paraId="3BDBF799" w14:textId="565B32FD" w:rsidR="00DB2E46" w:rsidRDefault="00DB2E46" w:rsidP="00DB2E46">
      <w:pPr>
        <w:pStyle w:val="Heading1"/>
        <w:ind w:firstLine="720"/>
      </w:pPr>
      <w:r>
        <w:t>Interpretation</w:t>
      </w:r>
    </w:p>
    <w:p w14:paraId="48B466E9" w14:textId="78698DF7" w:rsidR="00E21A94" w:rsidRDefault="002B629F" w:rsidP="00E21A94">
      <w:pPr>
        <w:pStyle w:val="Heading2"/>
        <w:ind w:firstLine="640"/>
      </w:pPr>
      <w:r>
        <w:t>Data Overview and Data Clean</w:t>
      </w:r>
    </w:p>
    <w:p w14:paraId="04782629" w14:textId="160DFAD8" w:rsidR="00687186" w:rsidRPr="00687186" w:rsidRDefault="00687186" w:rsidP="00687186">
      <w:pPr>
        <w:pStyle w:val="Heading3"/>
        <w:ind w:firstLine="560"/>
      </w:pPr>
      <w:r>
        <w:t>Data Clean</w:t>
      </w:r>
    </w:p>
    <w:p w14:paraId="271C0410" w14:textId="1D9660A7" w:rsidR="002B629F" w:rsidRDefault="002B629F" w:rsidP="002B629F">
      <w:pPr>
        <w:ind w:firstLine="480"/>
      </w:pPr>
      <w:r>
        <w:t>In this step, I will use excel to clean the data and show the overall distribution of the data. Firstly</w:t>
      </w:r>
      <w:r w:rsidR="00175CD6">
        <w:t>,</w:t>
      </w:r>
      <w:r>
        <w:t xml:space="preserve"> I will check whether there exist</w:t>
      </w:r>
      <w:r w:rsidR="00E828E8">
        <w:t>s</w:t>
      </w:r>
      <w:r w:rsidR="00294035">
        <w:t xml:space="preserve"> NULL values and transform them if they do exist</w:t>
      </w:r>
      <w:r>
        <w:t>. Secondly, I will rename variable</w:t>
      </w:r>
      <w:r w:rsidR="00E828E8">
        <w:t>s</w:t>
      </w:r>
      <w:r w:rsidR="00952397">
        <w:t xml:space="preserve"> </w:t>
      </w:r>
      <w:r>
        <w:t>to make them more readable. Finally, through plotting each variable</w:t>
      </w:r>
      <w:r w:rsidR="00FA7349">
        <w:t>’s distribution</w:t>
      </w:r>
      <w:r>
        <w:t>, I will try to find and describe their statistical features.</w:t>
      </w:r>
    </w:p>
    <w:p w14:paraId="4C3918E8" w14:textId="23AA1341" w:rsidR="00294035" w:rsidRDefault="00294035" w:rsidP="00687186">
      <w:pPr>
        <w:ind w:firstLine="480"/>
      </w:pPr>
      <w:r>
        <w:lastRenderedPageBreak/>
        <w:t xml:space="preserve">In </w:t>
      </w:r>
      <w:r w:rsidR="00175CD6">
        <w:t xml:space="preserve">the </w:t>
      </w:r>
      <w:r>
        <w:t>excel, “COUNTIF” function can be used to count the number of cells</w:t>
      </w:r>
      <w:r w:rsidR="00687186">
        <w:t xml:space="preserve"> that satisfy some particular conditions</w:t>
      </w:r>
      <w:r>
        <w:t xml:space="preserve">. Therefore, </w:t>
      </w:r>
      <w:r w:rsidR="00687186">
        <w:t>I firstly use “IF” function to replace blank cells with “NA”. Then</w:t>
      </w:r>
      <w:r>
        <w:t xml:space="preserve"> I use </w:t>
      </w:r>
      <w:r w:rsidR="00687186">
        <w:t>“COUNTIF”</w:t>
      </w:r>
      <w:r>
        <w:t xml:space="preserve"> function to check whether there exist blank cells. </w:t>
      </w:r>
      <w:r w:rsidR="00175CD6">
        <w:t>The r</w:t>
      </w:r>
      <w:r>
        <w:t xml:space="preserve">esult shows that there are not blank cells in this data set. </w:t>
      </w:r>
    </w:p>
    <w:p w14:paraId="4A128699" w14:textId="77777777" w:rsidR="00294035" w:rsidRDefault="00294035" w:rsidP="00294035">
      <w:pPr>
        <w:ind w:firstLine="480"/>
        <w:jc w:val="center"/>
      </w:pPr>
    </w:p>
    <w:p w14:paraId="4997926E" w14:textId="442AE3B5" w:rsidR="00A34C5F" w:rsidRDefault="00A34C5F" w:rsidP="00A34C5F">
      <w:pPr>
        <w:ind w:firstLine="480"/>
        <w:jc w:val="center"/>
        <w:rPr>
          <w:noProof/>
        </w:rPr>
      </w:pPr>
      <w:r w:rsidRPr="00847C15">
        <w:rPr>
          <w:rFonts w:eastAsia="Times New Roman" w:cs="Times New Roman"/>
          <w:noProof/>
          <w:szCs w:val="24"/>
        </w:rPr>
        <w:drawing>
          <wp:inline distT="0" distB="0" distL="0" distR="0" wp14:anchorId="1141A943" wp14:editId="313FD80D">
            <wp:extent cx="2598420" cy="769454"/>
            <wp:effectExtent l="0" t="0" r="0" b="0"/>
            <wp:docPr id="5" name="Picture 5" descr="C:\Users\whq672437089\AppData\Roaming\Tencent\Users\672437089\TIM\WinTemp\RichOle\SB77PUD%SE0%FHX_[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q672437089\AppData\Roaming\Tencent\Users\672437089\TIM\WinTemp\RichOle\SB77PUD%SE0%FHX_[99(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7741" cy="775175"/>
                    </a:xfrm>
                    <a:prstGeom prst="rect">
                      <a:avLst/>
                    </a:prstGeom>
                    <a:noFill/>
                    <a:ln>
                      <a:noFill/>
                    </a:ln>
                  </pic:spPr>
                </pic:pic>
              </a:graphicData>
            </a:graphic>
          </wp:inline>
        </w:drawing>
      </w:r>
      <w:r w:rsidR="00687186" w:rsidRPr="00687186">
        <w:rPr>
          <w:noProof/>
        </w:rPr>
        <w:t xml:space="preserve"> </w:t>
      </w:r>
      <w:r w:rsidR="00687186" w:rsidRPr="00294035">
        <w:rPr>
          <w:noProof/>
        </w:rPr>
        <w:drawing>
          <wp:inline distT="0" distB="0" distL="0" distR="0" wp14:anchorId="2D6F87D3" wp14:editId="69EEDDA0">
            <wp:extent cx="3542306" cy="411480"/>
            <wp:effectExtent l="0" t="0" r="1270" b="7620"/>
            <wp:docPr id="7" name="Picture 7" descr="C:\Users\WHQ672~1\AppData\Local\Temp\1520471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Q672~1\AppData\Local\Temp\15204712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193" cy="412048"/>
                    </a:xfrm>
                    <a:prstGeom prst="rect">
                      <a:avLst/>
                    </a:prstGeom>
                    <a:noFill/>
                    <a:ln>
                      <a:noFill/>
                    </a:ln>
                  </pic:spPr>
                </pic:pic>
              </a:graphicData>
            </a:graphic>
          </wp:inline>
        </w:drawing>
      </w:r>
    </w:p>
    <w:p w14:paraId="1695DACA" w14:textId="540DC25C" w:rsidR="00687186" w:rsidRPr="00FA7349" w:rsidRDefault="00004535" w:rsidP="00687186">
      <w:pPr>
        <w:widowControl/>
        <w:spacing w:after="0"/>
        <w:ind w:firstLineChars="0" w:firstLine="0"/>
        <w:jc w:val="center"/>
        <w:rPr>
          <w:rFonts w:eastAsia="Times New Roman" w:cs="Times New Roman"/>
          <w:szCs w:val="24"/>
        </w:rPr>
      </w:pPr>
      <w:r>
        <w:rPr>
          <w:rFonts w:eastAsia="Times New Roman" w:cs="Times New Roman"/>
          <w:szCs w:val="24"/>
        </w:rPr>
        <w:t>Fig.3. Result of Data C</w:t>
      </w:r>
      <w:r w:rsidR="00687186">
        <w:rPr>
          <w:rFonts w:eastAsia="Times New Roman" w:cs="Times New Roman"/>
          <w:szCs w:val="24"/>
        </w:rPr>
        <w:t>lean</w:t>
      </w:r>
    </w:p>
    <w:p w14:paraId="3C6E7444" w14:textId="77777777" w:rsidR="00687186" w:rsidRDefault="00687186" w:rsidP="00A34C5F">
      <w:pPr>
        <w:ind w:firstLine="480"/>
        <w:jc w:val="center"/>
      </w:pPr>
    </w:p>
    <w:p w14:paraId="6800E0EC" w14:textId="0272D0C5" w:rsidR="00687186" w:rsidRDefault="00687186" w:rsidP="002B629F">
      <w:pPr>
        <w:ind w:firstLine="480"/>
      </w:pPr>
      <w:r>
        <w:t>In terms of some confusing variable names like “time spent in company” and “sales”, I rename them as “years spent in company” and “department”.</w:t>
      </w:r>
    </w:p>
    <w:p w14:paraId="177D9A2A" w14:textId="3AE1B4AD" w:rsidR="00687186" w:rsidRDefault="00687186" w:rsidP="00687186">
      <w:pPr>
        <w:pStyle w:val="Heading3"/>
        <w:ind w:firstLine="560"/>
      </w:pPr>
      <w:r>
        <w:t>Data Overview</w:t>
      </w:r>
    </w:p>
    <w:p w14:paraId="6F2175A1" w14:textId="515E5D9A" w:rsidR="00D932E7" w:rsidRDefault="00687186" w:rsidP="002B629F">
      <w:pPr>
        <w:ind w:firstLine="480"/>
      </w:pPr>
      <w:r>
        <w:t>Again, “COUNTIF” function is used to count the number of employees who left so overall leave rate can be easily ca</w:t>
      </w:r>
      <w:r w:rsidR="0016790B">
        <w:t>lculated, which is</w:t>
      </w:r>
      <w:r w:rsidR="00D932E7">
        <w:t xml:space="preserve"> 0.238.</w:t>
      </w:r>
    </w:p>
    <w:p w14:paraId="662EA0CA" w14:textId="0569A446" w:rsidR="00D932E7" w:rsidRDefault="00D932E7" w:rsidP="00D932E7">
      <w:pPr>
        <w:widowControl/>
        <w:spacing w:after="0"/>
        <w:ind w:firstLineChars="0" w:firstLine="0"/>
        <w:jc w:val="center"/>
        <w:rPr>
          <w:rFonts w:eastAsia="Times New Roman" w:cs="Times New Roman"/>
          <w:szCs w:val="24"/>
        </w:rPr>
      </w:pPr>
      <w:r w:rsidRPr="00D932E7">
        <w:rPr>
          <w:rFonts w:eastAsia="Times New Roman" w:cs="Times New Roman"/>
          <w:noProof/>
          <w:szCs w:val="24"/>
        </w:rPr>
        <w:drawing>
          <wp:inline distT="0" distB="0" distL="0" distR="0" wp14:anchorId="0CB06566" wp14:editId="631F2215">
            <wp:extent cx="2589530" cy="739140"/>
            <wp:effectExtent l="0" t="0" r="1270" b="3810"/>
            <wp:docPr id="10" name="Picture 10" descr="C:\Users\whq672437089\AppData\Roaming\Tencent\Users\672437089\TIM\WinTemp\RichOle\A~E1}WOT0`3Y7V7E6330$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q672437089\AppData\Roaming\Tencent\Users\672437089\TIM\WinTemp\RichOle\A~E1}WOT0`3Y7V7E6330$B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804" cy="742358"/>
                    </a:xfrm>
                    <a:prstGeom prst="rect">
                      <a:avLst/>
                    </a:prstGeom>
                    <a:noFill/>
                    <a:ln>
                      <a:noFill/>
                    </a:ln>
                  </pic:spPr>
                </pic:pic>
              </a:graphicData>
            </a:graphic>
          </wp:inline>
        </w:drawing>
      </w:r>
    </w:p>
    <w:p w14:paraId="410E5F96" w14:textId="6D11E4D6" w:rsidR="00D932E7" w:rsidRDefault="00362C6E" w:rsidP="00776D82">
      <w:pPr>
        <w:widowControl/>
        <w:spacing w:after="0"/>
        <w:ind w:firstLineChars="0" w:firstLine="0"/>
        <w:jc w:val="center"/>
        <w:rPr>
          <w:rFonts w:eastAsia="Times New Roman" w:cs="Times New Roman"/>
          <w:szCs w:val="24"/>
        </w:rPr>
      </w:pPr>
      <w:r>
        <w:rPr>
          <w:rFonts w:eastAsia="Times New Roman" w:cs="Times New Roman"/>
          <w:szCs w:val="24"/>
        </w:rPr>
        <w:t xml:space="preserve">Fig.4. Overall </w:t>
      </w:r>
      <w:r w:rsidR="00004535">
        <w:rPr>
          <w:rFonts w:eastAsia="Times New Roman" w:cs="Times New Roman"/>
          <w:szCs w:val="24"/>
        </w:rPr>
        <w:t>C</w:t>
      </w:r>
      <w:r>
        <w:rPr>
          <w:rFonts w:eastAsia="Times New Roman" w:cs="Times New Roman"/>
          <w:szCs w:val="24"/>
        </w:rPr>
        <w:t xml:space="preserve">alculate </w:t>
      </w:r>
      <w:r w:rsidR="00004535">
        <w:rPr>
          <w:rFonts w:eastAsia="Times New Roman" w:cs="Times New Roman"/>
          <w:szCs w:val="24"/>
        </w:rPr>
        <w:t>R</w:t>
      </w:r>
      <w:r>
        <w:rPr>
          <w:rFonts w:eastAsia="Times New Roman" w:cs="Times New Roman"/>
          <w:szCs w:val="24"/>
        </w:rPr>
        <w:t>ate</w:t>
      </w:r>
    </w:p>
    <w:p w14:paraId="6284E591" w14:textId="77777777" w:rsidR="00776D82" w:rsidRPr="00776D82" w:rsidRDefault="00776D82" w:rsidP="00776D82">
      <w:pPr>
        <w:widowControl/>
        <w:spacing w:after="0"/>
        <w:ind w:firstLineChars="0" w:firstLine="0"/>
        <w:jc w:val="center"/>
        <w:rPr>
          <w:rFonts w:eastAsia="Times New Roman" w:cs="Times New Roman"/>
          <w:szCs w:val="24"/>
        </w:rPr>
      </w:pPr>
    </w:p>
    <w:p w14:paraId="70DA97F1" w14:textId="34AE36C1" w:rsidR="00582FF7" w:rsidRDefault="00582FF7" w:rsidP="00582FF7">
      <w:pPr>
        <w:ind w:firstLine="480"/>
      </w:pPr>
      <w:r>
        <w:t xml:space="preserve">Because here </w:t>
      </w:r>
      <w:r w:rsidR="00175CD6">
        <w:t>I</w:t>
      </w:r>
      <w:r>
        <w:t xml:space="preserve"> only have nine variables, </w:t>
      </w:r>
      <w:r w:rsidR="00644543">
        <w:t xml:space="preserve">it is possible to plot the distribution of each variable. </w:t>
      </w:r>
      <w:r w:rsidR="001E5DB1">
        <w:t xml:space="preserve">In terms of numeric ones, </w:t>
      </w:r>
      <w:r>
        <w:t>statistic</w:t>
      </w:r>
      <w:r w:rsidR="00004535">
        <w:t>al</w:t>
      </w:r>
      <w:r>
        <w:t xml:space="preserve"> method</w:t>
      </w:r>
      <w:r w:rsidR="001E5DB1">
        <w:t>s</w:t>
      </w:r>
      <w:r>
        <w:t xml:space="preserve"> will be used to test whether </w:t>
      </w:r>
      <w:r w:rsidR="00E531C5">
        <w:t>employees who left have different properties from those who s</w:t>
      </w:r>
      <w:r w:rsidR="00004535">
        <w:t>ta</w:t>
      </w:r>
      <w:r w:rsidR="00E531C5">
        <w:t>y.</w:t>
      </w:r>
    </w:p>
    <w:p w14:paraId="6F450A0D" w14:textId="4AE846E0" w:rsidR="009A66B5" w:rsidRDefault="009A66B5" w:rsidP="00DB2E46">
      <w:pPr>
        <w:widowControl/>
        <w:spacing w:after="0"/>
        <w:ind w:firstLineChars="0" w:firstLine="0"/>
        <w:jc w:val="center"/>
        <w:rPr>
          <w:rFonts w:eastAsia="Times New Roman" w:cs="Times New Roman"/>
          <w:szCs w:val="24"/>
        </w:rPr>
      </w:pPr>
      <w:r w:rsidRPr="009A66B5">
        <w:rPr>
          <w:rFonts w:eastAsia="Times New Roman" w:cs="Times New Roman"/>
          <w:noProof/>
          <w:szCs w:val="24"/>
        </w:rPr>
        <w:drawing>
          <wp:inline distT="0" distB="0" distL="0" distR="0" wp14:anchorId="33737465" wp14:editId="5A3EE24B">
            <wp:extent cx="6308090" cy="3459480"/>
            <wp:effectExtent l="0" t="0" r="0" b="7620"/>
            <wp:docPr id="8" name="Picture 8" descr="C:\Users\whq672437089\AppData\Roaming\Tencent\Users\672437089\TIM\WinTemp\RichOle\7{A1{ZMXXUAFPB5S0DD_[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hq672437089\AppData\Roaming\Tencent\Users\672437089\TIM\WinTemp\RichOle\7{A1{ZMXXUAFPB5S0DD_[A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8476" cy="3481628"/>
                    </a:xfrm>
                    <a:prstGeom prst="rect">
                      <a:avLst/>
                    </a:prstGeom>
                    <a:noFill/>
                    <a:ln>
                      <a:noFill/>
                    </a:ln>
                  </pic:spPr>
                </pic:pic>
              </a:graphicData>
            </a:graphic>
          </wp:inline>
        </w:drawing>
      </w:r>
    </w:p>
    <w:p w14:paraId="24E6758A" w14:textId="3404125D" w:rsidR="006B21FC" w:rsidRPr="006B21FC" w:rsidRDefault="00004535" w:rsidP="00776D82">
      <w:pPr>
        <w:widowControl/>
        <w:spacing w:after="0"/>
        <w:ind w:firstLineChars="0" w:firstLine="0"/>
        <w:jc w:val="center"/>
        <w:rPr>
          <w:rFonts w:eastAsia="Times New Roman" w:cs="Times New Roman"/>
          <w:szCs w:val="24"/>
        </w:rPr>
      </w:pPr>
      <w:r>
        <w:rPr>
          <w:rFonts w:eastAsia="Times New Roman" w:cs="Times New Roman"/>
          <w:szCs w:val="24"/>
        </w:rPr>
        <w:t xml:space="preserve">Fig.4. Global Exploration of Variable </w:t>
      </w:r>
    </w:p>
    <w:p w14:paraId="0D3865BD" w14:textId="79B6918A" w:rsidR="009A66B5" w:rsidRPr="004D1CE7" w:rsidRDefault="006B21FC" w:rsidP="001A1D81">
      <w:pPr>
        <w:ind w:firstLine="480"/>
      </w:pPr>
      <w:r>
        <w:lastRenderedPageBreak/>
        <w:t xml:space="preserve">From </w:t>
      </w:r>
      <w:r w:rsidR="00EA3B9E">
        <w:t>above plots</w:t>
      </w:r>
      <w:r w:rsidR="00004535">
        <w:t>,</w:t>
      </w:r>
      <w:r>
        <w:t xml:space="preserve"> </w:t>
      </w:r>
      <w:r w:rsidR="009A2734">
        <w:t>it is clear that</w:t>
      </w:r>
      <w:r w:rsidR="00004535">
        <w:t xml:space="preserve"> people who left and people who stay </w:t>
      </w:r>
      <w:r w:rsidR="00175CD6">
        <w:t>do not have same</w:t>
      </w:r>
      <w:r w:rsidR="00004535">
        <w:t xml:space="preserve"> </w:t>
      </w:r>
      <w:r w:rsidR="00EA3B9E">
        <w:t>mean values</w:t>
      </w:r>
      <w:r w:rsidR="008B6E39">
        <w:t xml:space="preserve">. In order to </w:t>
      </w:r>
      <w:r w:rsidR="00175CD6">
        <w:t>verify</w:t>
      </w:r>
      <w:r w:rsidR="008B6E39">
        <w:t xml:space="preserve"> whether </w:t>
      </w:r>
      <w:r w:rsidR="00EA3B9E">
        <w:t>these mean values are truly different from each other</w:t>
      </w:r>
      <w:r w:rsidR="008B6E39">
        <w:t xml:space="preserve">, </w:t>
      </w:r>
      <w:r w:rsidR="00EA3B9E">
        <w:t xml:space="preserve">two-sample </w:t>
      </w:r>
      <w:r w:rsidR="003D2716">
        <w:t>T</w:t>
      </w:r>
      <w:r w:rsidR="00EA3B9E">
        <w:t>-</w:t>
      </w:r>
      <w:r w:rsidR="003D2716">
        <w:t>T</w:t>
      </w:r>
      <w:r w:rsidR="00EA3B9E">
        <w:t>est</w:t>
      </w:r>
      <w:r w:rsidR="00175CD6">
        <w:t xml:space="preserve"> is used</w:t>
      </w:r>
      <w:r w:rsidR="008B6E39">
        <w:t>.</w:t>
      </w:r>
      <w:r w:rsidR="00BB1B61">
        <w:t xml:space="preserve"> Also</w:t>
      </w:r>
      <w:r w:rsidR="009A66B5">
        <w:t xml:space="preserve">, </w:t>
      </w:r>
      <w:r w:rsidR="003D2716">
        <w:t>F-T</w:t>
      </w:r>
      <w:r w:rsidR="00BB1B61">
        <w:t xml:space="preserve">est is used to check whether two </w:t>
      </w:r>
      <w:r w:rsidR="003D2716">
        <w:t>samples</w:t>
      </w:r>
      <w:r w:rsidR="00BB1B61">
        <w:t xml:space="preserve"> have different variance</w:t>
      </w:r>
      <w:r w:rsidR="003D2716">
        <w:t xml:space="preserve"> values</w:t>
      </w:r>
      <w:r w:rsidR="00BB1B61">
        <w:t xml:space="preserve">, </w:t>
      </w:r>
      <w:r w:rsidR="00676B31">
        <w:t xml:space="preserve">which is necessary for conducting the </w:t>
      </w:r>
      <w:r w:rsidR="003D2716">
        <w:t>two-sample T-T</w:t>
      </w:r>
      <w:r w:rsidR="00BB1B61">
        <w:t>est</w:t>
      </w:r>
      <w:r w:rsidR="00676B31">
        <w:t>.</w:t>
      </w:r>
    </w:p>
    <w:p w14:paraId="20901465" w14:textId="7D724450" w:rsidR="00BB1B61" w:rsidRDefault="00BB1B61" w:rsidP="001A1D81">
      <w:pPr>
        <w:ind w:firstLine="480"/>
      </w:pPr>
      <w:bookmarkStart w:id="1" w:name="OLE_LINK4"/>
      <w:r>
        <w:t xml:space="preserve">In the hypothesis test, </w:t>
      </w:r>
      <w:r w:rsidR="004D1CE7">
        <w:t>whether two sample</w:t>
      </w:r>
      <w:r w:rsidR="00175CD6">
        <w:t>s</w:t>
      </w:r>
      <w:r w:rsidR="004D1CE7">
        <w:t xml:space="preserve"> have different means </w:t>
      </w:r>
      <w:r w:rsidR="00175CD6">
        <w:t>is checked under</w:t>
      </w:r>
      <w:r w:rsidR="004D1CE7">
        <w:t xml:space="preserve"> the signif</w:t>
      </w:r>
      <w:r w:rsidR="00D068E1">
        <w:t>icant level 0.05</w:t>
      </w:r>
      <w:r w:rsidR="004D1CE7">
        <w:t>. Null hypothesis(H0) is</w:t>
      </w:r>
      <w:r>
        <w:t>: the difference bet</w:t>
      </w:r>
      <w:r w:rsidR="00175CD6">
        <w:t>we</w:t>
      </w:r>
      <w:r>
        <w:t>en two sample mean</w:t>
      </w:r>
      <w:r w:rsidR="004D1CE7">
        <w:rPr>
          <w:rFonts w:hint="eastAsia"/>
        </w:rPr>
        <w:t>s</w:t>
      </w:r>
      <w:r>
        <w:t xml:space="preserve"> is zero. Alternative hypothesis</w:t>
      </w:r>
      <w:r w:rsidR="004D1CE7">
        <w:t>(H1)</w:t>
      </w:r>
      <w:r>
        <w:t xml:space="preserve"> is</w:t>
      </w:r>
      <w:r w:rsidR="00D068E1">
        <w:t>: the difference bet</w:t>
      </w:r>
      <w:r w:rsidR="00175CD6">
        <w:t>we</w:t>
      </w:r>
      <w:r w:rsidR="00D068E1">
        <w:t>en two sample mean</w:t>
      </w:r>
      <w:r w:rsidR="004D1CE7">
        <w:t>s</w:t>
      </w:r>
      <w:r w:rsidR="00D068E1">
        <w:t xml:space="preserve"> is not zero.</w:t>
      </w:r>
    </w:p>
    <w:p w14:paraId="18576523" w14:textId="0B65FF4C" w:rsidR="00D068E1" w:rsidRDefault="00D068E1" w:rsidP="001A1D81">
      <w:pPr>
        <w:ind w:firstLine="480"/>
      </w:pPr>
      <w:r>
        <w:t xml:space="preserve">According to the result, </w:t>
      </w:r>
      <w:r w:rsidR="00AD1F2C">
        <w:t xml:space="preserve">the </w:t>
      </w:r>
      <w:r>
        <w:t xml:space="preserve">p-value for </w:t>
      </w:r>
      <w:r w:rsidR="00B30701">
        <w:t>“</w:t>
      </w:r>
      <w:r>
        <w:t>last evaluation</w:t>
      </w:r>
      <w:r w:rsidR="00B30701">
        <w:t>”</w:t>
      </w:r>
      <w:r>
        <w:t xml:space="preserve"> is 0.4683, </w:t>
      </w:r>
      <w:r w:rsidR="00AD1F2C">
        <w:t xml:space="preserve">the </w:t>
      </w:r>
      <w:r>
        <w:t xml:space="preserve">p-value for </w:t>
      </w:r>
      <w:r w:rsidR="00AD1F2C">
        <w:t>“</w:t>
      </w:r>
      <w:r>
        <w:t>number of projects</w:t>
      </w:r>
      <w:r w:rsidR="00AD1F2C">
        <w:t>”</w:t>
      </w:r>
      <w:r>
        <w:t xml:space="preserve"> is 0.03034</w:t>
      </w:r>
      <w:r w:rsidR="006B6677">
        <w:t>,</w:t>
      </w:r>
      <w:r>
        <w:t xml:space="preserve"> </w:t>
      </w:r>
      <w:r w:rsidR="006B6677">
        <w:t>so there are enough evidences to say people who left and who stay do not have different means of “last evaluation” and “number of projects”. By contrast,</w:t>
      </w:r>
      <w:r>
        <w:t xml:space="preserve"> </w:t>
      </w:r>
      <w:r w:rsidR="00AD1F2C">
        <w:t xml:space="preserve">the p-value for </w:t>
      </w:r>
      <w:r>
        <w:t xml:space="preserve">else other </w:t>
      </w:r>
      <w:r w:rsidR="00AD1F2C">
        <w:t xml:space="preserve">variables </w:t>
      </w:r>
      <w:r>
        <w:t xml:space="preserve">are all </w:t>
      </w:r>
      <w:r w:rsidR="00AD1F2C">
        <w:t>far less than 0.05,</w:t>
      </w:r>
      <w:r w:rsidR="006B6677">
        <w:t xml:space="preserve"> so </w:t>
      </w:r>
      <w:r w:rsidR="006B1D90">
        <w:t>we can</w:t>
      </w:r>
      <w:r w:rsidR="006B6677">
        <w:t xml:space="preserve"> say that people who left and people who stay have different means.</w:t>
      </w:r>
      <w:r>
        <w:t xml:space="preserve"> </w:t>
      </w:r>
      <w:bookmarkEnd w:id="1"/>
    </w:p>
    <w:p w14:paraId="4393902F" w14:textId="1EFA3333" w:rsidR="00BB1B61" w:rsidRDefault="00BE4E4F" w:rsidP="00BB1B61">
      <w:pPr>
        <w:widowControl/>
        <w:spacing w:after="0"/>
        <w:ind w:firstLineChars="0" w:firstLine="0"/>
        <w:jc w:val="center"/>
        <w:rPr>
          <w:rFonts w:eastAsia="Times New Roman" w:cs="Times New Roman"/>
          <w:szCs w:val="24"/>
        </w:rPr>
      </w:pPr>
      <w:r w:rsidRPr="00BE4E4F">
        <w:rPr>
          <w:rFonts w:eastAsia="Times New Roman" w:cs="Times New Roman"/>
          <w:noProof/>
          <w:szCs w:val="24"/>
        </w:rPr>
        <w:drawing>
          <wp:inline distT="0" distB="0" distL="0" distR="0" wp14:anchorId="7EF1694B" wp14:editId="332A2C5E">
            <wp:extent cx="6927152" cy="4015740"/>
            <wp:effectExtent l="0" t="0" r="7620" b="3810"/>
            <wp:docPr id="11" name="Picture 11" descr="C:\Users\WHQ672~1\AppData\Local\Temp\1522299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Q672~1\AppData\Local\Temp\152229930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32689" cy="4018950"/>
                    </a:xfrm>
                    <a:prstGeom prst="rect">
                      <a:avLst/>
                    </a:prstGeom>
                    <a:noFill/>
                    <a:ln>
                      <a:noFill/>
                    </a:ln>
                  </pic:spPr>
                </pic:pic>
              </a:graphicData>
            </a:graphic>
          </wp:inline>
        </w:drawing>
      </w:r>
    </w:p>
    <w:p w14:paraId="38B516C7" w14:textId="07B549CE" w:rsidR="006B6677" w:rsidRPr="009A66B5" w:rsidRDefault="006B6677" w:rsidP="006B6677">
      <w:pPr>
        <w:widowControl/>
        <w:spacing w:after="0"/>
        <w:ind w:firstLineChars="0" w:firstLine="0"/>
        <w:jc w:val="center"/>
        <w:rPr>
          <w:rFonts w:eastAsia="Times New Roman" w:cs="Times New Roman"/>
          <w:szCs w:val="24"/>
        </w:rPr>
      </w:pPr>
      <w:r>
        <w:rPr>
          <w:rFonts w:eastAsia="Times New Roman" w:cs="Times New Roman"/>
          <w:szCs w:val="24"/>
        </w:rPr>
        <w:t>Fig.5. Results of Two Sample T-Test</w:t>
      </w:r>
    </w:p>
    <w:p w14:paraId="2F0FF89D" w14:textId="77777777" w:rsidR="006B6677" w:rsidRPr="00BB1B61" w:rsidRDefault="006B6677" w:rsidP="00BB1B61">
      <w:pPr>
        <w:widowControl/>
        <w:spacing w:after="0"/>
        <w:ind w:firstLineChars="0" w:firstLine="0"/>
        <w:jc w:val="center"/>
        <w:rPr>
          <w:rFonts w:eastAsia="Times New Roman" w:cs="Times New Roman"/>
          <w:szCs w:val="24"/>
        </w:rPr>
      </w:pPr>
    </w:p>
    <w:p w14:paraId="06FD2125" w14:textId="2EA9331B" w:rsidR="00DB7B16" w:rsidRDefault="00DB7B16" w:rsidP="0058045E">
      <w:pPr>
        <w:ind w:firstLineChars="0" w:firstLine="0"/>
      </w:pPr>
    </w:p>
    <w:p w14:paraId="2C1A4ED4" w14:textId="3A54F53B" w:rsidR="00776D82" w:rsidRDefault="00776D82" w:rsidP="0058045E">
      <w:pPr>
        <w:ind w:firstLineChars="0" w:firstLine="0"/>
      </w:pPr>
    </w:p>
    <w:p w14:paraId="6850B09F" w14:textId="76365567" w:rsidR="00776D82" w:rsidRDefault="00776D82" w:rsidP="0058045E">
      <w:pPr>
        <w:ind w:firstLineChars="0" w:firstLine="0"/>
      </w:pPr>
    </w:p>
    <w:p w14:paraId="1D774D1A" w14:textId="25E8E035" w:rsidR="00776D82" w:rsidRDefault="00776D82" w:rsidP="0058045E">
      <w:pPr>
        <w:ind w:firstLineChars="0" w:firstLine="0"/>
      </w:pPr>
    </w:p>
    <w:p w14:paraId="71EE204D" w14:textId="28BD651A" w:rsidR="00BE4E4F" w:rsidRDefault="00BE4E4F" w:rsidP="0058045E">
      <w:pPr>
        <w:ind w:firstLineChars="0" w:firstLine="0"/>
      </w:pPr>
    </w:p>
    <w:p w14:paraId="04DC565D" w14:textId="7B85DF60" w:rsidR="00BE4E4F" w:rsidRDefault="00BE4E4F" w:rsidP="0058045E">
      <w:pPr>
        <w:ind w:firstLineChars="0" w:firstLine="0"/>
      </w:pPr>
    </w:p>
    <w:p w14:paraId="59D76F25" w14:textId="77777777" w:rsidR="00BE4E4F" w:rsidRDefault="00BE4E4F" w:rsidP="0058045E">
      <w:pPr>
        <w:ind w:firstLineChars="0" w:firstLine="0"/>
      </w:pPr>
    </w:p>
    <w:p w14:paraId="7426D91A" w14:textId="0B8DC59F" w:rsidR="00636F9C" w:rsidRPr="00636F9C" w:rsidRDefault="0026055E" w:rsidP="0049431E">
      <w:pPr>
        <w:pStyle w:val="Heading2"/>
        <w:ind w:firstLine="640"/>
      </w:pPr>
      <w:r>
        <w:lastRenderedPageBreak/>
        <w:t xml:space="preserve">Correlation Check and Pairwise Variable </w:t>
      </w:r>
      <w:r w:rsidR="00F160A8">
        <w:t xml:space="preserve">Distribution </w:t>
      </w:r>
      <w:r>
        <w:t>Plot</w:t>
      </w:r>
    </w:p>
    <w:p w14:paraId="114DB2BE" w14:textId="70C14B6C" w:rsidR="0026055E" w:rsidRDefault="0026055E" w:rsidP="0026055E">
      <w:pPr>
        <w:ind w:firstLine="480"/>
      </w:pPr>
      <w:r>
        <w:t xml:space="preserve">In this step, I will use R to check correlated variables and plot their relationships. </w:t>
      </w:r>
      <w:r w:rsidRPr="0026055E">
        <w:t xml:space="preserve">In </w:t>
      </w:r>
      <w:r>
        <w:t xml:space="preserve">general, </w:t>
      </w:r>
      <w:r w:rsidR="00E828E8">
        <w:t>“</w:t>
      </w:r>
      <w:r>
        <w:t xml:space="preserve">correlation </w:t>
      </w:r>
      <w:commentRangeStart w:id="2"/>
      <w:r>
        <w:t>variable</w:t>
      </w:r>
      <w:commentRangeEnd w:id="2"/>
      <w:r w:rsidR="000C2815">
        <w:rPr>
          <w:rStyle w:val="CommentReference"/>
        </w:rPr>
        <w:commentReference w:id="2"/>
      </w:r>
      <w:r w:rsidR="00E828E8">
        <w:t>”</w:t>
      </w:r>
      <w:r>
        <w:t xml:space="preserve"> means that two variables</w:t>
      </w:r>
      <w:r w:rsidRPr="0026055E">
        <w:t xml:space="preserve"> are connected so that one changes with a </w:t>
      </w:r>
      <w:r w:rsidR="00FA7349">
        <w:t>specific</w:t>
      </w:r>
      <w:r w:rsidRPr="0026055E">
        <w:t xml:space="preserve"> trend if you change the other. The closer this coefficient is to zero the </w:t>
      </w:r>
      <w:r w:rsidR="00175CD6">
        <w:t>we</w:t>
      </w:r>
      <w:r w:rsidRPr="0026055E">
        <w:t>aker</w:t>
      </w:r>
      <w:r w:rsidR="00952397">
        <w:t xml:space="preserve"> </w:t>
      </w:r>
      <w:r w:rsidRPr="0026055E">
        <w:t>the correlation</w:t>
      </w:r>
      <w:r w:rsidR="000C2815">
        <w:t xml:space="preserve"> is</w:t>
      </w:r>
      <w:r w:rsidRPr="0026055E">
        <w:t xml:space="preserve">. Both 1 and -1 are the </w:t>
      </w:r>
      <w:r>
        <w:t xml:space="preserve">cases of strongest correlation and anti-correlation. </w:t>
      </w:r>
    </w:p>
    <w:p w14:paraId="20A41268" w14:textId="24284E35" w:rsidR="00F615A9" w:rsidRDefault="00F615A9" w:rsidP="006B6677">
      <w:pPr>
        <w:ind w:firstLine="480"/>
      </w:pPr>
      <w:r>
        <w:t>From the figure</w:t>
      </w:r>
      <w:r w:rsidR="006B6677">
        <w:t xml:space="preserve"> of correlation matrix</w:t>
      </w:r>
      <w:r>
        <w:t xml:space="preserve">, </w:t>
      </w:r>
      <w:r w:rsidR="006B6677">
        <w:t xml:space="preserve">variable pairs that have </w:t>
      </w:r>
      <w:r>
        <w:t>pos</w:t>
      </w:r>
      <w:r w:rsidR="006B6677">
        <w:t>itively correlated relationship are</w:t>
      </w:r>
      <w:r>
        <w:t xml:space="preserve"> </w:t>
      </w:r>
      <w:r w:rsidR="006B6677">
        <w:t>“</w:t>
      </w:r>
      <w:r>
        <w:t>number_project</w:t>
      </w:r>
      <w:r w:rsidR="006B6677">
        <w:t>”</w:t>
      </w:r>
      <w:r>
        <w:t xml:space="preserve"> and </w:t>
      </w:r>
      <w:r w:rsidR="006B6677">
        <w:t>“</w:t>
      </w:r>
      <w:r>
        <w:t>last_evaluation,month_hours</w:t>
      </w:r>
      <w:r w:rsidR="006B6677">
        <w:t>”, “</w:t>
      </w:r>
      <w:r>
        <w:t>last_evaluation</w:t>
      </w:r>
      <w:r w:rsidR="006B6677">
        <w:t>” and “number projects”</w:t>
      </w:r>
      <w:r>
        <w:t xml:space="preserve">, </w:t>
      </w:r>
      <w:r w:rsidR="006B6677">
        <w:t>“</w:t>
      </w:r>
      <w:r>
        <w:t>month_hours</w:t>
      </w:r>
      <w:r w:rsidR="006B6677">
        <w:t>”</w:t>
      </w:r>
      <w:r>
        <w:t xml:space="preserve"> and </w:t>
      </w:r>
      <w:r w:rsidR="006B6677">
        <w:t>“</w:t>
      </w:r>
      <w:r>
        <w:t>number_projects</w:t>
      </w:r>
      <w:r w:rsidR="006B6677">
        <w:t>”</w:t>
      </w:r>
      <w:r>
        <w:t>.</w:t>
      </w:r>
      <w:r w:rsidR="006B6677">
        <w:t xml:space="preserve"> Variable pairs that have n</w:t>
      </w:r>
      <w:r>
        <w:t>egatively correla</w:t>
      </w:r>
      <w:r w:rsidR="006B6677">
        <w:t>ted relationship are</w:t>
      </w:r>
      <w:r>
        <w:t xml:space="preserve"> </w:t>
      </w:r>
      <w:r w:rsidR="006B6677">
        <w:t>“</w:t>
      </w:r>
      <w:r>
        <w:t>left</w:t>
      </w:r>
      <w:r w:rsidR="006B6677">
        <w:t>”</w:t>
      </w:r>
      <w:r>
        <w:t xml:space="preserve"> and </w:t>
      </w:r>
      <w:r w:rsidR="006B6677">
        <w:t>“</w:t>
      </w:r>
      <w:r>
        <w:t>satisfaction_level</w:t>
      </w:r>
      <w:r w:rsidR="006B6677">
        <w:t>”</w:t>
      </w:r>
      <w:r>
        <w:t>.</w:t>
      </w:r>
    </w:p>
    <w:p w14:paraId="0C4F4609" w14:textId="6C7025E0" w:rsidR="00F615A9" w:rsidRDefault="0058045E" w:rsidP="0058045E">
      <w:pPr>
        <w:ind w:firstLine="480"/>
      </w:pPr>
      <w:r>
        <w:t>For pairs that have the positively correlated relationship, reasons may be that</w:t>
      </w:r>
      <w:r w:rsidR="00F615A9">
        <w:t xml:space="preserve"> people who work on more projects will always have to work for longer hours and therefore </w:t>
      </w:r>
      <w:r>
        <w:t xml:space="preserve">have higher </w:t>
      </w:r>
      <w:r w:rsidR="00F615A9">
        <w:t>evaluation</w:t>
      </w:r>
      <w:r>
        <w:t>s from the company</w:t>
      </w:r>
      <w:r w:rsidR="00F615A9">
        <w:t>. Also, it is reasonable that employee</w:t>
      </w:r>
      <w:r w:rsidR="00175CD6">
        <w:t>s</w:t>
      </w:r>
      <w:r w:rsidR="00F615A9">
        <w:t xml:space="preserve"> who are not satisfied with </w:t>
      </w:r>
      <w:r>
        <w:t xml:space="preserve">the </w:t>
      </w:r>
      <w:r w:rsidR="00F615A9">
        <w:t>company</w:t>
      </w:r>
      <w:r>
        <w:t xml:space="preserve"> (low satisfaction level) will eventually leave. Finally</w:t>
      </w:r>
      <w:r w:rsidR="00F615A9">
        <w:t xml:space="preserve">, in terms of the response </w:t>
      </w:r>
      <w:r w:rsidR="005D6BF5">
        <w:t>variable</w:t>
      </w:r>
      <w:r>
        <w:t xml:space="preserve"> – “</w:t>
      </w:r>
      <w:r w:rsidR="005D6BF5">
        <w:t>left</w:t>
      </w:r>
      <w:r>
        <w:t>”</w:t>
      </w:r>
      <w:r w:rsidR="005D6BF5">
        <w:t>,</w:t>
      </w:r>
      <w:r w:rsidR="00010DBB">
        <w:t xml:space="preserve"> there exists a slight correlated relationsh</w:t>
      </w:r>
      <w:r>
        <w:t>ip with “average month hours”, “year spent in company” and “</w:t>
      </w:r>
      <w:r w:rsidR="00010DBB">
        <w:t>work accident”.</w:t>
      </w:r>
    </w:p>
    <w:p w14:paraId="2ADD7A7C" w14:textId="77777777" w:rsidR="00010DBB" w:rsidRDefault="00010DBB" w:rsidP="0026055E">
      <w:pPr>
        <w:ind w:firstLine="480"/>
      </w:pPr>
    </w:p>
    <w:p w14:paraId="2D0CDF69" w14:textId="3555B67A" w:rsidR="00A34C5F" w:rsidRDefault="00A34C5F" w:rsidP="00A34C5F">
      <w:pPr>
        <w:ind w:firstLine="480"/>
        <w:jc w:val="center"/>
      </w:pPr>
      <w:r w:rsidRPr="00A34C5F">
        <w:rPr>
          <w:noProof/>
        </w:rPr>
        <w:drawing>
          <wp:inline distT="0" distB="0" distL="0" distR="0" wp14:anchorId="51CD881A" wp14:editId="2BC47B40">
            <wp:extent cx="4320540" cy="3581400"/>
            <wp:effectExtent l="0" t="0" r="3810" b="0"/>
            <wp:docPr id="6" name="Picture 6" descr="C:\Users\WHQ672~1\AppData\Local\Temp\1520047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Q672~1\AppData\Local\Temp\152004726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3581400"/>
                    </a:xfrm>
                    <a:prstGeom prst="rect">
                      <a:avLst/>
                    </a:prstGeom>
                    <a:noFill/>
                    <a:ln>
                      <a:noFill/>
                    </a:ln>
                  </pic:spPr>
                </pic:pic>
              </a:graphicData>
            </a:graphic>
          </wp:inline>
        </w:drawing>
      </w:r>
    </w:p>
    <w:p w14:paraId="07EED3D7" w14:textId="1B0E175F" w:rsidR="0058045E" w:rsidRPr="009A66B5" w:rsidRDefault="0058045E" w:rsidP="0058045E">
      <w:pPr>
        <w:widowControl/>
        <w:spacing w:after="0"/>
        <w:ind w:firstLineChars="0" w:firstLine="0"/>
        <w:jc w:val="center"/>
        <w:rPr>
          <w:rFonts w:eastAsia="Times New Roman" w:cs="Times New Roman"/>
          <w:szCs w:val="24"/>
        </w:rPr>
      </w:pPr>
      <w:r>
        <w:rPr>
          <w:rFonts w:eastAsia="Times New Roman" w:cs="Times New Roman"/>
          <w:szCs w:val="24"/>
        </w:rPr>
        <w:t>Fig.6. Correlation Matrix</w:t>
      </w:r>
    </w:p>
    <w:p w14:paraId="60DCAAF8" w14:textId="5CD46079" w:rsidR="00010DBB" w:rsidRDefault="00010DBB" w:rsidP="00010DBB">
      <w:pPr>
        <w:ind w:firstLineChars="0" w:firstLine="0"/>
      </w:pPr>
    </w:p>
    <w:p w14:paraId="271973D6" w14:textId="13623D65" w:rsidR="00010DBB" w:rsidRDefault="00010DBB" w:rsidP="001A1D81">
      <w:pPr>
        <w:ind w:firstLine="480"/>
      </w:pPr>
      <w:r>
        <w:t>Therefore</w:t>
      </w:r>
      <w:r w:rsidR="0058045E">
        <w:t>,</w:t>
      </w:r>
      <w:r>
        <w:t xml:space="preserve"> according to </w:t>
      </w:r>
      <w:r w:rsidR="0058045E">
        <w:t>the result of previous T-T</w:t>
      </w:r>
      <w:r>
        <w:t xml:space="preserve">est and </w:t>
      </w:r>
      <w:r w:rsidR="00B06D77">
        <w:t xml:space="preserve">the </w:t>
      </w:r>
      <w:r>
        <w:t>correlatio</w:t>
      </w:r>
      <w:r w:rsidR="0058045E">
        <w:t>n matrix plot, I will check</w:t>
      </w:r>
      <w:r>
        <w:t xml:space="preserve"> detailed distribution</w:t>
      </w:r>
      <w:r w:rsidR="0058045E">
        <w:t>s</w:t>
      </w:r>
      <w:r>
        <w:t xml:space="preserve"> bet</w:t>
      </w:r>
      <w:r w:rsidR="00175CD6">
        <w:t>we</w:t>
      </w:r>
      <w:r>
        <w:t xml:space="preserve">en </w:t>
      </w:r>
      <w:r w:rsidR="0058045E">
        <w:t>those variable pairs</w:t>
      </w:r>
      <w:r>
        <w:t>.</w:t>
      </w:r>
    </w:p>
    <w:p w14:paraId="21ED9E92" w14:textId="156BE2A1" w:rsidR="00B1184F" w:rsidRDefault="00B1184F" w:rsidP="001A1D81">
      <w:pPr>
        <w:ind w:firstLine="480"/>
      </w:pPr>
      <w:r>
        <w:t xml:space="preserve">For </w:t>
      </w:r>
      <w:r w:rsidR="00B06D77">
        <w:t>“left” and “satisfaction” plot</w:t>
      </w:r>
      <w:r>
        <w:t>, it is obvious that there are three huge spike</w:t>
      </w:r>
      <w:r w:rsidR="00B06D77">
        <w:t>s</w:t>
      </w:r>
      <w:r>
        <w:t xml:space="preserve"> for people who left.  They are around 0.1,0.4 and 0.8 respectively. For people who stay, their satisfaction level</w:t>
      </w:r>
      <w:r w:rsidR="00B06D77">
        <w:t>s are</w:t>
      </w:r>
      <w:r>
        <w:t xml:space="preserve"> usually greater than 0.5.</w:t>
      </w:r>
    </w:p>
    <w:p w14:paraId="5C278E72" w14:textId="04D153A8" w:rsidR="00B1184F" w:rsidRDefault="00B1184F" w:rsidP="001A1D81">
      <w:pPr>
        <w:ind w:firstLine="480"/>
      </w:pPr>
      <w:r>
        <w:t>For “left” an</w:t>
      </w:r>
      <w:r w:rsidR="00B06D77">
        <w:t>d “month hours” plot</w:t>
      </w:r>
      <w:r>
        <w:t xml:space="preserve">, there </w:t>
      </w:r>
      <w:r w:rsidR="00B06D77">
        <w:t xml:space="preserve">are </w:t>
      </w:r>
      <w:r>
        <w:t xml:space="preserve">two spikes that </w:t>
      </w:r>
      <w:r w:rsidR="00B06D77">
        <w:t xml:space="preserve">the value of “month hours” of people who left is usually around 150 or 260, which means that </w:t>
      </w:r>
      <w:r w:rsidR="00D56514">
        <w:t xml:space="preserve">people who left </w:t>
      </w:r>
      <w:r w:rsidR="00B06D77">
        <w:t>are either overworked</w:t>
      </w:r>
      <w:r w:rsidR="00D56514">
        <w:t xml:space="preserve"> or </w:t>
      </w:r>
      <w:r w:rsidR="00B06D77">
        <w:t>underworked</w:t>
      </w:r>
      <w:r w:rsidR="00D56514">
        <w:t>. By contrast, people who stay usually have stable and medium working hours.</w:t>
      </w:r>
    </w:p>
    <w:p w14:paraId="6D831272" w14:textId="19E8DE6F" w:rsidR="004213A3" w:rsidRDefault="004213A3" w:rsidP="001A1D81">
      <w:pPr>
        <w:ind w:firstLine="480"/>
      </w:pPr>
      <w:r>
        <w:lastRenderedPageBreak/>
        <w:t xml:space="preserve">For “left” and “number of projects” plot, all of people who have seven projects and the majority of people who have two </w:t>
      </w:r>
      <w:r w:rsidR="0071316C">
        <w:t xml:space="preserve">or six </w:t>
      </w:r>
      <w:r>
        <w:t>projects leave the company</w:t>
      </w:r>
    </w:p>
    <w:p w14:paraId="564F40AF" w14:textId="4490EC1F" w:rsidR="00891B09" w:rsidRDefault="00891B09" w:rsidP="001A1D81">
      <w:pPr>
        <w:ind w:firstLine="480"/>
      </w:pPr>
      <w:r>
        <w:t>For “left” and “year spent in company”</w:t>
      </w:r>
      <w:r w:rsidR="00B06D77">
        <w:t xml:space="preserve"> plot, the value of “year spent in company” of people who left </w:t>
      </w:r>
      <w:r w:rsidR="00B06D77">
        <w:rPr>
          <w:rFonts w:hint="eastAsia"/>
        </w:rPr>
        <w:t>focus</w:t>
      </w:r>
      <w:r w:rsidR="00B06D77">
        <w:t>es on 3,4 and 5</w:t>
      </w:r>
      <w:r>
        <w:t>. In other words, people who works over 6 years or less than 2 years seldom leave the company.</w:t>
      </w:r>
    </w:p>
    <w:p w14:paraId="28D6C518" w14:textId="1C46C4DC" w:rsidR="004213A3" w:rsidRDefault="00010DBB" w:rsidP="004213A3">
      <w:pPr>
        <w:widowControl/>
        <w:ind w:firstLineChars="0" w:firstLine="0"/>
        <w:jc w:val="center"/>
        <w:rPr>
          <w:rFonts w:eastAsia="Times New Roman" w:cs="Times New Roman"/>
          <w:szCs w:val="24"/>
        </w:rPr>
      </w:pPr>
      <w:r w:rsidRPr="00010DBB">
        <w:rPr>
          <w:rFonts w:eastAsia="Times New Roman" w:cs="Times New Roman"/>
          <w:noProof/>
          <w:szCs w:val="24"/>
        </w:rPr>
        <w:drawing>
          <wp:inline distT="0" distB="0" distL="0" distR="0" wp14:anchorId="138A9642" wp14:editId="27659162">
            <wp:extent cx="3337560" cy="2334725"/>
            <wp:effectExtent l="0" t="0" r="0" b="8890"/>
            <wp:docPr id="15" name="Picture 15" descr="C:\Users\whq672437089\AppData\Roaming\Tencent\Users\672437089\TIM\WinTemp\RichOle\_RB)897$Y%8F0M6XD`G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q672437089\AppData\Roaming\Tencent\Users\672437089\TIM\WinTemp\RichOle\_RB)897$Y%8F0M6XD`GX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297" cy="2357626"/>
                    </a:xfrm>
                    <a:prstGeom prst="rect">
                      <a:avLst/>
                    </a:prstGeom>
                    <a:noFill/>
                    <a:ln>
                      <a:noFill/>
                    </a:ln>
                  </pic:spPr>
                </pic:pic>
              </a:graphicData>
            </a:graphic>
          </wp:inline>
        </w:drawing>
      </w:r>
      <w:r w:rsidRPr="00010DBB">
        <w:rPr>
          <w:rFonts w:eastAsia="Times New Roman" w:cs="Times New Roman"/>
          <w:noProof/>
          <w:szCs w:val="24"/>
        </w:rPr>
        <w:drawing>
          <wp:inline distT="0" distB="0" distL="0" distR="0" wp14:anchorId="33692328" wp14:editId="717F5D13">
            <wp:extent cx="3291840" cy="2308913"/>
            <wp:effectExtent l="0" t="0" r="3810" b="0"/>
            <wp:docPr id="16" name="Picture 16" descr="C:\Users\whq672437089\AppData\Roaming\Tencent\Users\672437089\TIM\WinTemp\RichOle\I`IRIF2OMDS{6H[WZ)0_2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q672437089\AppData\Roaming\Tencent\Users\672437089\TIM\WinTemp\RichOle\I`IRIF2OMDS{6H[WZ)0_2M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7986" cy="2355308"/>
                    </a:xfrm>
                    <a:prstGeom prst="rect">
                      <a:avLst/>
                    </a:prstGeom>
                    <a:noFill/>
                    <a:ln>
                      <a:noFill/>
                    </a:ln>
                  </pic:spPr>
                </pic:pic>
              </a:graphicData>
            </a:graphic>
          </wp:inline>
        </w:drawing>
      </w:r>
    </w:p>
    <w:p w14:paraId="1C2CE2A2" w14:textId="6DC03F27" w:rsidR="000E051E" w:rsidRDefault="000E051E" w:rsidP="00B06D77">
      <w:pPr>
        <w:widowControl/>
        <w:ind w:firstLineChars="0" w:firstLine="0"/>
        <w:jc w:val="center"/>
        <w:rPr>
          <w:rFonts w:eastAsia="Times New Roman" w:cs="Times New Roman"/>
          <w:szCs w:val="24"/>
        </w:rPr>
      </w:pPr>
      <w:r w:rsidRPr="000E051E">
        <w:rPr>
          <w:rFonts w:eastAsia="Times New Roman" w:cs="Times New Roman"/>
          <w:noProof/>
          <w:szCs w:val="24"/>
        </w:rPr>
        <w:drawing>
          <wp:inline distT="0" distB="0" distL="0" distR="0" wp14:anchorId="79EBFCED" wp14:editId="5DA910F7">
            <wp:extent cx="3301208" cy="2430780"/>
            <wp:effectExtent l="0" t="0" r="0" b="7620"/>
            <wp:docPr id="17" name="Picture 17" descr="C:\Users\whq672437089\AppData\Roaming\Tencent\Users\672437089\TIM\WinTemp\RichOle\_[]GLCR]925`QF{0_T$$]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hq672437089\AppData\Roaming\Tencent\Users\672437089\TIM\WinTemp\RichOle\_[]GLCR]925`QF{0_T$$]2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7434" cy="2450091"/>
                    </a:xfrm>
                    <a:prstGeom prst="rect">
                      <a:avLst/>
                    </a:prstGeom>
                    <a:noFill/>
                    <a:ln>
                      <a:noFill/>
                    </a:ln>
                  </pic:spPr>
                </pic:pic>
              </a:graphicData>
            </a:graphic>
          </wp:inline>
        </w:drawing>
      </w:r>
      <w:r w:rsidRPr="000E051E">
        <w:rPr>
          <w:rFonts w:eastAsia="Times New Roman" w:cs="Times New Roman"/>
          <w:noProof/>
          <w:szCs w:val="24"/>
        </w:rPr>
        <w:drawing>
          <wp:inline distT="0" distB="0" distL="0" distR="0" wp14:anchorId="01F7D82D" wp14:editId="65247262">
            <wp:extent cx="3337560" cy="2442706"/>
            <wp:effectExtent l="0" t="0" r="0" b="0"/>
            <wp:docPr id="18" name="Picture 18" descr="C:\Users\whq672437089\AppData\Roaming\Tencent\Users\672437089\TIM\WinTemp\RichOle\L_7[KTGOH(DY$[MXUMHQX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hq672437089\AppData\Roaming\Tencent\Users\672437089\TIM\WinTemp\RichOle\L_7[KTGOH(DY$[MXUMHQXV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0763" cy="2452369"/>
                    </a:xfrm>
                    <a:prstGeom prst="rect">
                      <a:avLst/>
                    </a:prstGeom>
                    <a:noFill/>
                    <a:ln>
                      <a:noFill/>
                    </a:ln>
                  </pic:spPr>
                </pic:pic>
              </a:graphicData>
            </a:graphic>
          </wp:inline>
        </w:drawing>
      </w:r>
    </w:p>
    <w:p w14:paraId="7B8BC6B2" w14:textId="108E98DF" w:rsidR="000E051E" w:rsidRPr="00010DBB" w:rsidRDefault="00B06D77" w:rsidP="004213A3">
      <w:pPr>
        <w:widowControl/>
        <w:spacing w:after="0"/>
        <w:ind w:firstLineChars="0" w:firstLine="0"/>
        <w:jc w:val="center"/>
        <w:rPr>
          <w:rFonts w:eastAsia="Times New Roman" w:cs="Times New Roman"/>
          <w:szCs w:val="24"/>
        </w:rPr>
      </w:pPr>
      <w:bookmarkStart w:id="3" w:name="OLE_LINK1"/>
      <w:r>
        <w:rPr>
          <w:rFonts w:eastAsia="Times New Roman" w:cs="Times New Roman"/>
          <w:szCs w:val="24"/>
        </w:rPr>
        <w:t>Fig.</w:t>
      </w:r>
      <w:r w:rsidR="004213A3">
        <w:rPr>
          <w:rFonts w:eastAsia="Times New Roman" w:cs="Times New Roman"/>
          <w:szCs w:val="24"/>
        </w:rPr>
        <w:t>8</w:t>
      </w:r>
      <w:r>
        <w:rPr>
          <w:rFonts w:eastAsia="Times New Roman" w:cs="Times New Roman"/>
          <w:szCs w:val="24"/>
        </w:rPr>
        <w:t xml:space="preserve">. </w:t>
      </w:r>
      <w:r w:rsidR="004213A3">
        <w:rPr>
          <w:rFonts w:eastAsia="Times New Roman" w:cs="Times New Roman"/>
          <w:szCs w:val="24"/>
        </w:rPr>
        <w:t>Plot</w:t>
      </w:r>
      <w:r w:rsidR="00D95AE2">
        <w:rPr>
          <w:rFonts w:eastAsia="Times New Roman" w:cs="Times New Roman"/>
          <w:szCs w:val="24"/>
        </w:rPr>
        <w:t>s</w:t>
      </w:r>
      <w:r w:rsidR="004213A3">
        <w:rPr>
          <w:rFonts w:eastAsia="Times New Roman" w:cs="Times New Roman"/>
          <w:szCs w:val="24"/>
        </w:rPr>
        <w:t xml:space="preserve"> of Some Numeric Variables</w:t>
      </w:r>
    </w:p>
    <w:bookmarkEnd w:id="3"/>
    <w:p w14:paraId="46B33034" w14:textId="545B4EFE" w:rsidR="00010DBB" w:rsidRPr="00010DBB" w:rsidRDefault="00010DBB" w:rsidP="00010DBB">
      <w:pPr>
        <w:widowControl/>
        <w:spacing w:after="0"/>
        <w:ind w:firstLineChars="0" w:firstLine="0"/>
        <w:jc w:val="left"/>
        <w:rPr>
          <w:rFonts w:eastAsia="Times New Roman" w:cs="Times New Roman"/>
          <w:szCs w:val="24"/>
        </w:rPr>
      </w:pPr>
    </w:p>
    <w:p w14:paraId="1CACD8D0" w14:textId="2DC04759" w:rsidR="00010DBB" w:rsidRDefault="00E76A87" w:rsidP="00E76A87">
      <w:pPr>
        <w:ind w:firstLineChars="0" w:firstLine="480"/>
      </w:pPr>
      <w:r>
        <w:t>For “left” and</w:t>
      </w:r>
      <w:r w:rsidR="0071316C">
        <w:t xml:space="preserve"> “department” plot</w:t>
      </w:r>
      <w:r w:rsidR="00664C62">
        <w:t xml:space="preserve">, sales department </w:t>
      </w:r>
      <w:r w:rsidR="0071316C">
        <w:t>ranks first in terms of</w:t>
      </w:r>
      <w:r w:rsidR="00664C62">
        <w:t xml:space="preserve"> </w:t>
      </w:r>
      <w:r w:rsidR="0071316C">
        <w:t xml:space="preserve">the </w:t>
      </w:r>
      <w:r w:rsidR="00664C62">
        <w:t>number of leaving people and management department h</w:t>
      </w:r>
      <w:r w:rsidR="0071316C">
        <w:t>as the lo</w:t>
      </w:r>
      <w:r w:rsidR="00175CD6">
        <w:t>we</w:t>
      </w:r>
      <w:r w:rsidR="0071316C">
        <w:t>st number</w:t>
      </w:r>
      <w:r w:rsidR="00165218">
        <w:t xml:space="preserve"> of leaving people</w:t>
      </w:r>
      <w:r w:rsidR="0071316C">
        <w:t>.</w:t>
      </w:r>
    </w:p>
    <w:p w14:paraId="68BAB90F" w14:textId="17D9685B" w:rsidR="00664C62" w:rsidRDefault="004213A3" w:rsidP="00E76A87">
      <w:pPr>
        <w:ind w:firstLineChars="0" w:firstLine="480"/>
      </w:pPr>
      <w:r>
        <w:t xml:space="preserve">For “left” </w:t>
      </w:r>
      <w:r w:rsidR="00664C62">
        <w:t xml:space="preserve">and “salary” plots, there are not any interesting phenomenon because it is reasonable that people has low salary are more likely to leave compared with people who have </w:t>
      </w:r>
      <w:r w:rsidR="00D95AE2">
        <w:t xml:space="preserve">the </w:t>
      </w:r>
      <w:r w:rsidR="00664C62">
        <w:t>high salary.</w:t>
      </w:r>
    </w:p>
    <w:p w14:paraId="2C8DF953" w14:textId="64D5C8A9" w:rsidR="005D6BF5" w:rsidRDefault="005D6BF5" w:rsidP="00A34C5F">
      <w:pPr>
        <w:ind w:firstLine="480"/>
        <w:jc w:val="center"/>
      </w:pPr>
    </w:p>
    <w:p w14:paraId="63041278" w14:textId="6638599A" w:rsidR="00664C62" w:rsidRDefault="005D6BF5" w:rsidP="00664C62">
      <w:pPr>
        <w:widowControl/>
        <w:ind w:firstLineChars="0" w:firstLine="0"/>
        <w:jc w:val="left"/>
        <w:rPr>
          <w:rFonts w:eastAsia="Times New Roman" w:cs="Times New Roman"/>
          <w:szCs w:val="24"/>
        </w:rPr>
      </w:pPr>
      <w:r w:rsidRPr="005D6BF5">
        <w:rPr>
          <w:noProof/>
        </w:rPr>
        <w:lastRenderedPageBreak/>
        <w:drawing>
          <wp:inline distT="0" distB="0" distL="0" distR="0" wp14:anchorId="358BDE4E" wp14:editId="0D7B2661">
            <wp:extent cx="3390900" cy="292631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9368" cy="2994031"/>
                    </a:xfrm>
                    <a:prstGeom prst="rect">
                      <a:avLst/>
                    </a:prstGeom>
                  </pic:spPr>
                </pic:pic>
              </a:graphicData>
            </a:graphic>
          </wp:inline>
        </w:drawing>
      </w:r>
      <w:r w:rsidR="00664C62" w:rsidRPr="00664C62">
        <w:rPr>
          <w:rFonts w:eastAsia="Times New Roman" w:cs="Times New Roman"/>
          <w:noProof/>
          <w:szCs w:val="24"/>
        </w:rPr>
        <w:drawing>
          <wp:inline distT="0" distB="0" distL="0" distR="0" wp14:anchorId="01BA4C0C" wp14:editId="264BA42A">
            <wp:extent cx="3246120" cy="2813138"/>
            <wp:effectExtent l="0" t="0" r="0" b="6350"/>
            <wp:docPr id="20" name="Picture 20" descr="C:\Users\whq672437089\AppData\Roaming\Tencent\Users\672437089\TIM\WinTemp\RichOle\(%T7QMT9B@VLGPRIRNEY$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hq672437089\AppData\Roaming\Tencent\Users\672437089\TIM\WinTemp\RichOle\(%T7QMT9B@VLGPRIRNEY$2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8379" cy="2841094"/>
                    </a:xfrm>
                    <a:prstGeom prst="rect">
                      <a:avLst/>
                    </a:prstGeom>
                    <a:noFill/>
                    <a:ln>
                      <a:noFill/>
                    </a:ln>
                  </pic:spPr>
                </pic:pic>
              </a:graphicData>
            </a:graphic>
          </wp:inline>
        </w:drawing>
      </w:r>
    </w:p>
    <w:p w14:paraId="1AD24615" w14:textId="77777777" w:rsidR="00664C62" w:rsidRPr="00664C62" w:rsidRDefault="00664C62" w:rsidP="00664C62">
      <w:pPr>
        <w:widowControl/>
        <w:ind w:firstLineChars="0" w:firstLine="0"/>
        <w:jc w:val="left"/>
        <w:rPr>
          <w:rFonts w:eastAsia="Times New Roman" w:cs="Times New Roman"/>
          <w:szCs w:val="24"/>
        </w:rPr>
      </w:pPr>
    </w:p>
    <w:p w14:paraId="66E1A258" w14:textId="77777777" w:rsidR="00664C62" w:rsidRDefault="00664C62" w:rsidP="000E051E">
      <w:pPr>
        <w:widowControl/>
        <w:spacing w:after="0"/>
        <w:ind w:firstLineChars="0" w:firstLine="0"/>
        <w:jc w:val="center"/>
        <w:rPr>
          <w:rFonts w:eastAsia="Times New Roman" w:cs="Times New Roman"/>
          <w:szCs w:val="24"/>
        </w:rPr>
      </w:pPr>
    </w:p>
    <w:p w14:paraId="13880772" w14:textId="45AF8370" w:rsidR="00664C62" w:rsidRDefault="005D6BF5" w:rsidP="00D95AE2">
      <w:pPr>
        <w:widowControl/>
        <w:ind w:firstLineChars="0" w:firstLine="0"/>
        <w:jc w:val="right"/>
        <w:rPr>
          <w:rFonts w:eastAsia="Times New Roman" w:cs="Times New Roman"/>
          <w:szCs w:val="24"/>
        </w:rPr>
      </w:pPr>
      <w:r w:rsidRPr="005D6BF5">
        <w:rPr>
          <w:rFonts w:eastAsia="Times New Roman" w:cs="Times New Roman"/>
          <w:noProof/>
          <w:szCs w:val="24"/>
        </w:rPr>
        <w:drawing>
          <wp:inline distT="0" distB="0" distL="0" distR="0" wp14:anchorId="1D43788B" wp14:editId="0ED2B8B4">
            <wp:extent cx="3230880" cy="2789965"/>
            <wp:effectExtent l="0" t="0" r="7620" b="0"/>
            <wp:docPr id="14" name="Picture 14" descr="C:\Users\whq672437089\AppData\Roaming\Tencent\Users\672437089\TIM\WinTemp\RichOle\N)80$G{SE%[1OFBJCU2Z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hq672437089\AppData\Roaming\Tencent\Users\672437089\TIM\WinTemp\RichOle\N)80$G{SE%[1OFBJCU2ZY]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5513" cy="2811236"/>
                    </a:xfrm>
                    <a:prstGeom prst="rect">
                      <a:avLst/>
                    </a:prstGeom>
                    <a:noFill/>
                    <a:ln>
                      <a:noFill/>
                    </a:ln>
                  </pic:spPr>
                </pic:pic>
              </a:graphicData>
            </a:graphic>
          </wp:inline>
        </w:drawing>
      </w:r>
      <w:r w:rsidR="00664C62" w:rsidRPr="00664C62">
        <w:rPr>
          <w:rFonts w:eastAsia="Times New Roman" w:cs="Times New Roman"/>
          <w:noProof/>
          <w:szCs w:val="24"/>
        </w:rPr>
        <w:drawing>
          <wp:inline distT="0" distB="0" distL="0" distR="0" wp14:anchorId="74F91ADA" wp14:editId="2CA0A9EF">
            <wp:extent cx="3284220" cy="2847502"/>
            <wp:effectExtent l="0" t="0" r="0" b="0"/>
            <wp:docPr id="19" name="Picture 19" descr="C:\Users\whq672437089\AppData\Roaming\Tencent\Users\672437089\TIM\WinTemp\RichOle\T`Y]HMW0S%8M%GBJQT5ZL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hq672437089\AppData\Roaming\Tencent\Users\672437089\TIM\WinTemp\RichOle\T`Y]HMW0S%8M%GBJQT5ZLZ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224" cy="2857910"/>
                    </a:xfrm>
                    <a:prstGeom prst="rect">
                      <a:avLst/>
                    </a:prstGeom>
                    <a:noFill/>
                    <a:ln>
                      <a:noFill/>
                    </a:ln>
                  </pic:spPr>
                </pic:pic>
              </a:graphicData>
            </a:graphic>
          </wp:inline>
        </w:drawing>
      </w:r>
    </w:p>
    <w:p w14:paraId="7F64FE28" w14:textId="10B0CB25" w:rsidR="00D95AE2" w:rsidRPr="00010DBB" w:rsidRDefault="00D95AE2" w:rsidP="00D95AE2">
      <w:pPr>
        <w:widowControl/>
        <w:spacing w:after="0"/>
        <w:ind w:firstLineChars="0" w:firstLine="0"/>
        <w:jc w:val="center"/>
        <w:rPr>
          <w:rFonts w:eastAsia="Times New Roman" w:cs="Times New Roman"/>
          <w:szCs w:val="24"/>
        </w:rPr>
      </w:pPr>
      <w:r>
        <w:rPr>
          <w:rFonts w:eastAsia="Times New Roman" w:cs="Times New Roman"/>
          <w:szCs w:val="24"/>
        </w:rPr>
        <w:t>Fig.9. Plots of Categorical Variables</w:t>
      </w:r>
    </w:p>
    <w:p w14:paraId="744F004F" w14:textId="149BA41E" w:rsidR="00A34C5F" w:rsidRDefault="00A34C5F" w:rsidP="00DB2E46">
      <w:pPr>
        <w:ind w:firstLineChars="0" w:firstLine="0"/>
      </w:pPr>
    </w:p>
    <w:p w14:paraId="6CCEDA65" w14:textId="38BD6672" w:rsidR="000B4609" w:rsidRDefault="001A3B6A" w:rsidP="00FA7349">
      <w:pPr>
        <w:pStyle w:val="Heading2"/>
        <w:ind w:firstLine="640"/>
      </w:pPr>
      <w:r>
        <w:t xml:space="preserve">Standardization, </w:t>
      </w:r>
      <w:r w:rsidR="0026055E">
        <w:t xml:space="preserve">Principle Component Analysis and </w:t>
      </w:r>
      <w:r w:rsidR="00D95AE2">
        <w:t>H</w:t>
      </w:r>
      <w:r w:rsidR="00D95AE2" w:rsidRPr="00D95AE2">
        <w:t>ierarchical</w:t>
      </w:r>
      <w:r w:rsidR="00D95AE2">
        <w:t xml:space="preserve"> </w:t>
      </w:r>
      <w:r w:rsidR="0026055E">
        <w:t>Clustering</w:t>
      </w:r>
    </w:p>
    <w:p w14:paraId="569D3772" w14:textId="74460E27" w:rsidR="001A3B6A" w:rsidRDefault="000B4609" w:rsidP="00FA7349">
      <w:pPr>
        <w:ind w:firstLine="480"/>
      </w:pPr>
      <w:r>
        <w:t xml:space="preserve">In this step, I will firstly </w:t>
      </w:r>
      <w:r w:rsidR="00756E8E">
        <w:t xml:space="preserve">standardize variables to </w:t>
      </w:r>
      <w:r w:rsidR="00FA7349">
        <w:t xml:space="preserve">make them </w:t>
      </w:r>
      <w:r w:rsidR="00756E8E">
        <w:t xml:space="preserve">have mean zero and standard deviation one before using </w:t>
      </w:r>
      <w:r w:rsidR="000C2815">
        <w:rPr>
          <w:rFonts w:hint="eastAsia"/>
        </w:rPr>
        <w:t xml:space="preserve">the </w:t>
      </w:r>
      <w:r w:rsidR="00756E8E">
        <w:t>dimension reducti</w:t>
      </w:r>
      <w:r w:rsidR="00754F35">
        <w:t xml:space="preserve">on method because variables </w:t>
      </w:r>
      <w:r w:rsidR="00754F35">
        <w:rPr>
          <w:rFonts w:hint="eastAsia"/>
        </w:rPr>
        <w:t>with</w:t>
      </w:r>
      <w:r w:rsidR="00756E8E">
        <w:t xml:space="preserve"> different variance</w:t>
      </w:r>
      <w:r w:rsidR="00D95AE2">
        <w:t>s</w:t>
      </w:r>
      <w:r w:rsidR="00FA7349">
        <w:t xml:space="preserve"> can invalidate models</w:t>
      </w:r>
      <w:r w:rsidR="00756E8E">
        <w:t xml:space="preserve">. </w:t>
      </w:r>
      <w:r w:rsidR="00FA7349">
        <w:t>In other words, w</w:t>
      </w:r>
      <w:r w:rsidR="00756E8E">
        <w:t xml:space="preserve">ithout scaling variables, </w:t>
      </w:r>
      <w:r w:rsidR="000C2815">
        <w:t xml:space="preserve">the </w:t>
      </w:r>
      <w:r w:rsidR="00756E8E">
        <w:t>PCA method may</w:t>
      </w:r>
      <w:r w:rsidR="00952397">
        <w:t xml:space="preserve"> </w:t>
      </w:r>
      <w:r w:rsidR="00756E8E">
        <w:t>not return the right result.</w:t>
      </w:r>
      <w:r w:rsidR="00FA7349">
        <w:t xml:space="preserve"> After standardization,</w:t>
      </w:r>
      <w:r w:rsidR="00756E8E">
        <w:t xml:space="preserve"> I will </w:t>
      </w:r>
      <w:r>
        <w:t>use PCA to try to show data in lo</w:t>
      </w:r>
      <w:r w:rsidR="00175CD6">
        <w:t>we</w:t>
      </w:r>
      <w:r>
        <w:t xml:space="preserve">r dimensions and </w:t>
      </w:r>
      <w:r w:rsidR="00D95AE2">
        <w:t>use hierarchical</w:t>
      </w:r>
      <w:r w:rsidR="00E63E0A">
        <w:t xml:space="preserve"> clustering </w:t>
      </w:r>
      <w:r w:rsidR="00D95AE2">
        <w:t>method</w:t>
      </w:r>
      <w:r w:rsidR="00175CD6">
        <w:t>s</w:t>
      </w:r>
      <w:r w:rsidR="00D95AE2">
        <w:t xml:space="preserve"> </w:t>
      </w:r>
      <w:r w:rsidR="00E63E0A">
        <w:t xml:space="preserve">to </w:t>
      </w:r>
      <w:r>
        <w:t>see whether there exist potential cluster</w:t>
      </w:r>
      <w:r w:rsidR="000C2815">
        <w:t>s</w:t>
      </w:r>
      <w:r>
        <w:t>.</w:t>
      </w:r>
      <w:r w:rsidR="001A3B6A">
        <w:t xml:space="preserve"> </w:t>
      </w:r>
    </w:p>
    <w:p w14:paraId="6864F9D6" w14:textId="57F01C73" w:rsidR="0026055E" w:rsidRDefault="001A3B6A" w:rsidP="0026055E">
      <w:pPr>
        <w:ind w:firstLine="480"/>
      </w:pPr>
      <w:r>
        <w:t>PCA is often used as a tool in visualizing unsupervised data.  This method aims at representing data features in a lo</w:t>
      </w:r>
      <w:r w:rsidR="00175CD6">
        <w:t>we</w:t>
      </w:r>
      <w:r>
        <w:t>r dimension through removing redundant features from data set</w:t>
      </w:r>
      <w:r w:rsidR="000C2815">
        <w:t>s</w:t>
      </w:r>
      <w:r>
        <w:t xml:space="preserve">, especially ones containing more than three variables, without losing much information. </w:t>
      </w:r>
    </w:p>
    <w:p w14:paraId="04D17664" w14:textId="44C02531" w:rsidR="001A3B6A" w:rsidRDefault="000C2815" w:rsidP="0026055E">
      <w:pPr>
        <w:ind w:firstLine="480"/>
      </w:pPr>
      <w:r>
        <w:lastRenderedPageBreak/>
        <w:t xml:space="preserve">The </w:t>
      </w:r>
      <w:r w:rsidR="00D95AE2" w:rsidRPr="00D95AE2">
        <w:t>hierarchical</w:t>
      </w:r>
      <w:r w:rsidR="00D95AE2">
        <w:t xml:space="preserve"> </w:t>
      </w:r>
      <w:r w:rsidR="001A3B6A">
        <w:t>clustering method looks forward to finding potential subgroups among observations. This is a</w:t>
      </w:r>
      <w:r w:rsidR="00FA7349">
        <w:t>n</w:t>
      </w:r>
      <w:r w:rsidR="001A3B6A">
        <w:t xml:space="preserve"> easy and </w:t>
      </w:r>
      <w:r w:rsidR="00D95AE2">
        <w:t>natural approach to split data into</w:t>
      </w:r>
      <w:r w:rsidR="001A3B6A">
        <w:t xml:space="preserve"> distinct and non-overlapping groups.</w:t>
      </w:r>
    </w:p>
    <w:p w14:paraId="7CCE555E" w14:textId="00A42206" w:rsidR="00AC74D4" w:rsidRDefault="00FA00BB" w:rsidP="0026055E">
      <w:pPr>
        <w:ind w:firstLine="480"/>
      </w:pPr>
      <w:r>
        <w:t>T</w:t>
      </w:r>
      <w:r w:rsidR="00D95AE2">
        <w:t>he following</w:t>
      </w:r>
      <w:r w:rsidR="00AC74D4">
        <w:t xml:space="preserve"> is the formula of first principle component, which is the liner combination of original </w:t>
      </w:r>
      <w:r w:rsidR="00AC74D4" w:rsidRPr="0072615B">
        <w:rPr>
          <w:i/>
        </w:rPr>
        <w:t>p</w:t>
      </w:r>
      <w:r w:rsidR="00AC74D4">
        <w:t xml:space="preserve"> features</w:t>
      </w:r>
      <w:r>
        <w:t>. The order of the principle components is made according to how much variance of ob</w:t>
      </w:r>
      <w:r w:rsidR="00660D23">
        <w:t>s</w:t>
      </w:r>
      <w:r>
        <w:t>ervations each component</w:t>
      </w:r>
      <w:r w:rsidR="007A6C07">
        <w:t xml:space="preserve"> can expl</w:t>
      </w:r>
      <w:r>
        <w:t>ain</w:t>
      </w:r>
      <w:r w:rsidR="00D95AE2">
        <w:t xml:space="preserve">. Constant coefficients in the formula are called loadings that </w:t>
      </w:r>
      <w:r w:rsidR="00AC74D4">
        <w:t xml:space="preserve">can be considered as the </w:t>
      </w:r>
      <w:r w:rsidR="0072615B">
        <w:t>we</w:t>
      </w:r>
      <w:r w:rsidR="00AC74D4">
        <w:t xml:space="preserve">ight of a particular predictor. </w:t>
      </w:r>
    </w:p>
    <w:p w14:paraId="23C0885C" w14:textId="5552F709" w:rsidR="00D46FD8" w:rsidRPr="00D46FD8" w:rsidRDefault="00D46FD8" w:rsidP="00D46FD8">
      <w:pPr>
        <w:widowControl/>
        <w:spacing w:after="0"/>
        <w:ind w:firstLineChars="0" w:firstLine="0"/>
        <w:jc w:val="center"/>
        <w:rPr>
          <w:rFonts w:eastAsia="Times New Roman" w:cs="Times New Roman"/>
          <w:szCs w:val="24"/>
        </w:rPr>
      </w:pPr>
      <w:r w:rsidRPr="00D46FD8">
        <w:rPr>
          <w:rFonts w:eastAsia="Times New Roman" w:cs="Times New Roman"/>
          <w:noProof/>
          <w:szCs w:val="24"/>
        </w:rPr>
        <w:drawing>
          <wp:inline distT="0" distB="0" distL="0" distR="0" wp14:anchorId="5795AAA6" wp14:editId="552F5B6A">
            <wp:extent cx="2773680" cy="239830"/>
            <wp:effectExtent l="0" t="0" r="0" b="8255"/>
            <wp:docPr id="29" name="Picture 29" descr="C:\Users\whq672437089\AppData\Roaming\Tencent\Users\672437089\TIM\WinTemp\RichOle\H20$9Q3U]45}]TWW_0V[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hq672437089\AppData\Roaming\Tencent\Users\672437089\TIM\WinTemp\RichOle\H20$9Q3U]45}]TWW_0V[L]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226" cy="249907"/>
                    </a:xfrm>
                    <a:prstGeom prst="rect">
                      <a:avLst/>
                    </a:prstGeom>
                    <a:noFill/>
                    <a:ln>
                      <a:noFill/>
                    </a:ln>
                  </pic:spPr>
                </pic:pic>
              </a:graphicData>
            </a:graphic>
          </wp:inline>
        </w:drawing>
      </w:r>
      <w:r w:rsidR="00EB0870">
        <w:rPr>
          <w:rFonts w:eastAsia="Times New Roman" w:cs="Times New Roman"/>
          <w:szCs w:val="24"/>
        </w:rPr>
        <w:tab/>
        <w:t>(1)</w:t>
      </w:r>
    </w:p>
    <w:p w14:paraId="0E564908" w14:textId="77777777" w:rsidR="00D46FD8" w:rsidRDefault="00D46FD8" w:rsidP="0026055E">
      <w:pPr>
        <w:ind w:firstLine="480"/>
      </w:pPr>
    </w:p>
    <w:p w14:paraId="01E8B10B" w14:textId="34DA8054" w:rsidR="00833940" w:rsidRDefault="00AC74D4" w:rsidP="001A1D81">
      <w:pPr>
        <w:ind w:firstLine="480"/>
      </w:pPr>
      <w:r>
        <w:t>Therefore, a</w:t>
      </w:r>
      <w:r w:rsidR="00D46FD8">
        <w:t xml:space="preserve">fter performing </w:t>
      </w:r>
      <w:r>
        <w:t xml:space="preserve">the </w:t>
      </w:r>
      <w:r w:rsidR="00D46FD8">
        <w:t xml:space="preserve">PCA analysis, </w:t>
      </w:r>
      <w:bookmarkStart w:id="4" w:name="OLE_LINK7"/>
      <w:r w:rsidR="00D95AE2">
        <w:t>the result</w:t>
      </w:r>
      <w:r w:rsidR="007A6C07">
        <w:t xml:space="preserve"> </w:t>
      </w:r>
      <w:r w:rsidR="00D95AE2">
        <w:t>shows</w:t>
      </w:r>
      <w:r w:rsidR="007A6C07">
        <w:t xml:space="preserve"> that the first principle component explains 20% of the total variance, and </w:t>
      </w:r>
      <w:r w:rsidR="00405219">
        <w:t xml:space="preserve">both </w:t>
      </w:r>
      <w:r w:rsidR="00D95AE2">
        <w:t xml:space="preserve">the </w:t>
      </w:r>
      <w:r w:rsidR="00405219">
        <w:t xml:space="preserve">second principle component and </w:t>
      </w:r>
      <w:r w:rsidR="00D95AE2">
        <w:t xml:space="preserve">the </w:t>
      </w:r>
      <w:r w:rsidR="00405219">
        <w:t>th</w:t>
      </w:r>
      <w:r w:rsidR="00D95AE2">
        <w:t>ird principle component explain</w:t>
      </w:r>
      <w:r w:rsidR="00405219">
        <w:t xml:space="preserve"> 12% of the total variance</w:t>
      </w:r>
      <w:bookmarkEnd w:id="4"/>
      <w:r w:rsidR="00405219">
        <w:t xml:space="preserve">. In detail, </w:t>
      </w:r>
      <w:r w:rsidR="007A6C07">
        <w:t>for the first principle component, it assign</w:t>
      </w:r>
      <w:r w:rsidR="00D95AE2">
        <w:t>s</w:t>
      </w:r>
      <w:r w:rsidR="0072615B">
        <w:t xml:space="preserve"> </w:t>
      </w:r>
      <w:r w:rsidR="007A6C07">
        <w:t xml:space="preserve">high </w:t>
      </w:r>
      <w:r w:rsidR="0072615B">
        <w:t>we</w:t>
      </w:r>
      <w:r w:rsidR="007A6C07">
        <w:t>ight</w:t>
      </w:r>
      <w:r w:rsidR="00D95AE2">
        <w:t>s</w:t>
      </w:r>
      <w:r w:rsidR="007A6C07">
        <w:t xml:space="preserve"> to “last evaluation”, “number projects” an</w:t>
      </w:r>
      <w:r w:rsidR="00D95AE2">
        <w:t xml:space="preserve">d “average month hours”, so it can be </w:t>
      </w:r>
      <w:r w:rsidR="007A6C07">
        <w:t>conclude</w:t>
      </w:r>
      <w:r w:rsidR="00D95AE2">
        <w:t>d</w:t>
      </w:r>
      <w:r w:rsidR="007A6C07">
        <w:t xml:space="preserve"> that it focus</w:t>
      </w:r>
      <w:r w:rsidR="00D95AE2">
        <w:t>es</w:t>
      </w:r>
      <w:r w:rsidR="007A6C07">
        <w:t xml:space="preserve"> on how hardworking the employees are. For the second principle component, it assigns high </w:t>
      </w:r>
      <w:r w:rsidR="0072615B">
        <w:t>we</w:t>
      </w:r>
      <w:r w:rsidR="007A6C07">
        <w:t>ight</w:t>
      </w:r>
      <w:r w:rsidR="00D95AE2">
        <w:t>s</w:t>
      </w:r>
      <w:r w:rsidR="007A6C07">
        <w:t xml:space="preserve"> to “promotion last year” and “salary”, so </w:t>
      </w:r>
      <w:r w:rsidR="00D95AE2">
        <w:t>it can be</w:t>
      </w:r>
      <w:r w:rsidR="007A6C07">
        <w:t xml:space="preserve"> conclude</w:t>
      </w:r>
      <w:r w:rsidR="00D95AE2">
        <w:t>d</w:t>
      </w:r>
      <w:r w:rsidR="007A6C07">
        <w:t xml:space="preserve"> that it focus</w:t>
      </w:r>
      <w:r w:rsidR="00D95AE2">
        <w:t>es</w:t>
      </w:r>
      <w:r w:rsidR="007A6C07">
        <w:t xml:space="preserve"> on how </w:t>
      </w:r>
      <w:r w:rsidR="0072615B">
        <w:t>we</w:t>
      </w:r>
      <w:r w:rsidR="007A6C07">
        <w:t>ll the employee</w:t>
      </w:r>
      <w:r w:rsidR="00FA00BB">
        <w:t>s</w:t>
      </w:r>
      <w:r w:rsidR="007A6C07">
        <w:t xml:space="preserve"> are treated in </w:t>
      </w:r>
      <w:r w:rsidR="00FA00BB">
        <w:t xml:space="preserve">the </w:t>
      </w:r>
      <w:r w:rsidR="007A6C07">
        <w:t>company. Finally, for</w:t>
      </w:r>
      <w:r w:rsidR="00405219">
        <w:t xml:space="preserve"> the third principle component, it assigns </w:t>
      </w:r>
      <w:r w:rsidR="00D95AE2">
        <w:t xml:space="preserve">the </w:t>
      </w:r>
      <w:r w:rsidR="00405219">
        <w:t xml:space="preserve">highest value to </w:t>
      </w:r>
      <w:r w:rsidR="00D95AE2">
        <w:t>“</w:t>
      </w:r>
      <w:r w:rsidR="00405219">
        <w:t>satisfaction level</w:t>
      </w:r>
      <w:r w:rsidR="00D95AE2">
        <w:t>”</w:t>
      </w:r>
      <w:r w:rsidR="00FA00BB">
        <w:t xml:space="preserve">, therefore </w:t>
      </w:r>
      <w:r w:rsidR="00405219">
        <w:t>it focus</w:t>
      </w:r>
      <w:r w:rsidR="00D95AE2">
        <w:t>es</w:t>
      </w:r>
      <w:r w:rsidR="00405219">
        <w:t xml:space="preserve"> on the </w:t>
      </w:r>
      <w:r w:rsidR="00D95AE2">
        <w:t xml:space="preserve">how </w:t>
      </w:r>
      <w:r w:rsidR="00405219">
        <w:t>employee</w:t>
      </w:r>
      <w:r w:rsidR="00D95AE2">
        <w:t>s feel about the company</w:t>
      </w:r>
      <w:r w:rsidR="00405219">
        <w:t>.</w:t>
      </w:r>
    </w:p>
    <w:p w14:paraId="4D56EE79" w14:textId="6DECB85D" w:rsidR="00D95AE2" w:rsidRDefault="00BA4B1A" w:rsidP="00D95AE2">
      <w:pPr>
        <w:widowControl/>
        <w:spacing w:after="0"/>
        <w:ind w:firstLineChars="0" w:firstLine="0"/>
        <w:jc w:val="center"/>
        <w:rPr>
          <w:rFonts w:eastAsia="Times New Roman" w:cs="Times New Roman"/>
          <w:szCs w:val="24"/>
        </w:rPr>
      </w:pPr>
      <w:r w:rsidRPr="00BA4B1A">
        <w:rPr>
          <w:rFonts w:eastAsia="Times New Roman" w:cs="Times New Roman"/>
          <w:noProof/>
          <w:szCs w:val="24"/>
        </w:rPr>
        <w:drawing>
          <wp:inline distT="0" distB="0" distL="0" distR="0" wp14:anchorId="6419DD73" wp14:editId="2D3C400C">
            <wp:extent cx="3487692" cy="1173480"/>
            <wp:effectExtent l="0" t="0" r="0" b="7620"/>
            <wp:docPr id="25" name="Picture 25" descr="C:\Users\whq672437089\AppData\Roaming\Tencent\Users\672437089\TIM\WinTemp\RichOle\5X}BRG`19`H8{OD)2ZI$4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hq672437089\AppData\Roaming\Tencent\Users\672437089\TIM\WinTemp\RichOle\5X}BRG`19`H8{OD)2ZI$4C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9440" cy="1177433"/>
                    </a:xfrm>
                    <a:prstGeom prst="rect">
                      <a:avLst/>
                    </a:prstGeom>
                    <a:noFill/>
                    <a:ln>
                      <a:noFill/>
                    </a:ln>
                  </pic:spPr>
                </pic:pic>
              </a:graphicData>
            </a:graphic>
          </wp:inline>
        </w:drawing>
      </w:r>
    </w:p>
    <w:p w14:paraId="1052669B" w14:textId="06CADE46" w:rsidR="00C42E60" w:rsidRDefault="007A6C07" w:rsidP="00BA4B1A">
      <w:pPr>
        <w:widowControl/>
        <w:spacing w:after="0"/>
        <w:ind w:firstLineChars="0" w:firstLine="0"/>
        <w:jc w:val="center"/>
        <w:rPr>
          <w:rFonts w:eastAsia="Times New Roman" w:cs="Times New Roman"/>
          <w:szCs w:val="24"/>
        </w:rPr>
      </w:pPr>
      <w:r w:rsidRPr="007A6C07">
        <w:rPr>
          <w:noProof/>
        </w:rPr>
        <w:drawing>
          <wp:inline distT="0" distB="0" distL="0" distR="0" wp14:anchorId="653AE621" wp14:editId="0B219C31">
            <wp:extent cx="3497580" cy="1350917"/>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7799" cy="1358727"/>
                    </a:xfrm>
                    <a:prstGeom prst="rect">
                      <a:avLst/>
                    </a:prstGeom>
                  </pic:spPr>
                </pic:pic>
              </a:graphicData>
            </a:graphic>
          </wp:inline>
        </w:drawing>
      </w:r>
      <w:r w:rsidR="00C42E60" w:rsidRPr="00C42E60">
        <w:rPr>
          <w:rFonts w:eastAsia="Times New Roman" w:cs="Times New Roman"/>
          <w:noProof/>
          <w:szCs w:val="24"/>
        </w:rPr>
        <w:drawing>
          <wp:inline distT="0" distB="0" distL="0" distR="0" wp14:anchorId="49FD2A73" wp14:editId="06D0F570">
            <wp:extent cx="2994660" cy="1922001"/>
            <wp:effectExtent l="0" t="0" r="0" b="2540"/>
            <wp:docPr id="22" name="Picture 22" descr="C:\Users\whq672437089\AppData\Roaming\Tencent\Users\672437089\TIM\WinTemp\RichOle\FO58A0A162E@KVLPZ{(Y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hq672437089\AppData\Roaming\Tencent\Users\672437089\TIM\WinTemp\RichOle\FO58A0A162E@KVLPZ{(Y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643" cy="1925841"/>
                    </a:xfrm>
                    <a:prstGeom prst="rect">
                      <a:avLst/>
                    </a:prstGeom>
                    <a:noFill/>
                    <a:ln>
                      <a:noFill/>
                    </a:ln>
                  </pic:spPr>
                </pic:pic>
              </a:graphicData>
            </a:graphic>
          </wp:inline>
        </w:drawing>
      </w:r>
    </w:p>
    <w:p w14:paraId="466908D1" w14:textId="200CC95C" w:rsidR="00D95AE2" w:rsidRPr="00010DBB" w:rsidRDefault="00D95AE2" w:rsidP="00D95AE2">
      <w:pPr>
        <w:widowControl/>
        <w:spacing w:after="0"/>
        <w:ind w:firstLineChars="0" w:firstLine="0"/>
        <w:jc w:val="center"/>
        <w:rPr>
          <w:rFonts w:eastAsia="Times New Roman" w:cs="Times New Roman"/>
          <w:szCs w:val="24"/>
        </w:rPr>
      </w:pPr>
      <w:r>
        <w:rPr>
          <w:rFonts w:eastAsia="Times New Roman" w:cs="Times New Roman"/>
          <w:szCs w:val="24"/>
        </w:rPr>
        <w:t>Fig.10. Results of PCA Analysis</w:t>
      </w:r>
    </w:p>
    <w:p w14:paraId="65D4EB5B" w14:textId="7A710F4B" w:rsidR="00405219" w:rsidRDefault="00405219" w:rsidP="00405219">
      <w:pPr>
        <w:widowControl/>
        <w:spacing w:after="0"/>
        <w:ind w:firstLineChars="0" w:firstLine="0"/>
        <w:rPr>
          <w:rFonts w:eastAsia="Times New Roman" w:cs="Times New Roman"/>
          <w:szCs w:val="24"/>
        </w:rPr>
      </w:pPr>
    </w:p>
    <w:p w14:paraId="4714765A" w14:textId="3D60DDFE" w:rsidR="004A593B" w:rsidRDefault="0072615B" w:rsidP="004A593B">
      <w:pPr>
        <w:ind w:firstLine="480"/>
      </w:pPr>
      <w:r>
        <w:t>T</w:t>
      </w:r>
      <w:r w:rsidR="00405219">
        <w:t>he idea behind the PCA analysis is that this method tries to project data from high dimension</w:t>
      </w:r>
      <w:r w:rsidR="004A593B">
        <w:t>s</w:t>
      </w:r>
      <w:r w:rsidR="00405219">
        <w:t xml:space="preserve"> to low dimension</w:t>
      </w:r>
      <w:r w:rsidR="006F31F4">
        <w:t>s. P</w:t>
      </w:r>
      <w:r w:rsidR="004A593B">
        <w:t xml:space="preserve">lots of </w:t>
      </w:r>
      <w:r w:rsidR="00405219">
        <w:t>PC1 and PC2, PC1 and PC3</w:t>
      </w:r>
      <w:r w:rsidR="004A593B">
        <w:t xml:space="preserve"> will be </w:t>
      </w:r>
      <w:r w:rsidR="006F31F4">
        <w:t xml:space="preserve">then </w:t>
      </w:r>
      <w:r w:rsidR="004A593B">
        <w:t>generated</w:t>
      </w:r>
      <w:r w:rsidR="00FA00BB">
        <w:t xml:space="preserve"> and results are presented in fig11</w:t>
      </w:r>
      <w:r w:rsidR="00405219">
        <w:t xml:space="preserve">. Geometrically speaking, </w:t>
      </w:r>
      <w:r w:rsidR="004A593B">
        <w:t xml:space="preserve">such plots equal to the result of projecting </w:t>
      </w:r>
      <w:r w:rsidR="00405219">
        <w:t xml:space="preserve">original observations on the subspace spanned </w:t>
      </w:r>
      <w:r w:rsidR="004A593B">
        <w:t>by PC1 and PC2 or PC1 and PC3.</w:t>
      </w:r>
    </w:p>
    <w:p w14:paraId="1106BE36" w14:textId="5A0FA3D6" w:rsidR="004A593B" w:rsidRDefault="00405219" w:rsidP="004A593B">
      <w:pPr>
        <w:ind w:firstLine="480"/>
      </w:pPr>
      <w:r>
        <w:t>From the plotting</w:t>
      </w:r>
      <w:r w:rsidR="004A593B">
        <w:t xml:space="preserve"> of PC1 and PC2</w:t>
      </w:r>
      <w:r>
        <w:t>,</w:t>
      </w:r>
      <w:r w:rsidR="00FA00BB">
        <w:t xml:space="preserve"> it can be seen</w:t>
      </w:r>
      <w:r w:rsidR="004A593B">
        <w:t xml:space="preserve"> that there exist </w:t>
      </w:r>
      <w:r>
        <w:t>clusters of people who left</w:t>
      </w:r>
      <w:r w:rsidR="00FA00BB">
        <w:t xml:space="preserve"> the company</w:t>
      </w:r>
      <w:r>
        <w:t xml:space="preserve">. For </w:t>
      </w:r>
      <w:r w:rsidR="004A593B">
        <w:t xml:space="preserve">the </w:t>
      </w:r>
      <w:r>
        <w:t>subspace spanned by PC1 and PC2, there are three clusters</w:t>
      </w:r>
      <w:r w:rsidR="00B13424">
        <w:t>. These three clusters have</w:t>
      </w:r>
      <w:r w:rsidR="004A593B">
        <w:t xml:space="preserve"> much</w:t>
      </w:r>
      <w:r w:rsidR="00B13424">
        <w:t xml:space="preserve"> more </w:t>
      </w:r>
      <w:r w:rsidR="004A593B">
        <w:t>variance</w:t>
      </w:r>
      <w:r w:rsidR="00B13424">
        <w:t xml:space="preserve"> along the horizontal axes</w:t>
      </w:r>
      <w:r w:rsidR="004A593B">
        <w:t xml:space="preserve"> than vertical axes</w:t>
      </w:r>
      <w:r w:rsidR="00B13424">
        <w:t>, which means that peo</w:t>
      </w:r>
      <w:r w:rsidR="004A593B">
        <w:t>ple who left are either overworked</w:t>
      </w:r>
      <w:r w:rsidR="00B13424">
        <w:t xml:space="preserve"> or </w:t>
      </w:r>
      <w:r w:rsidR="004A593B">
        <w:t>underworked</w:t>
      </w:r>
      <w:r w:rsidR="00B13424">
        <w:t xml:space="preserve">. </w:t>
      </w:r>
      <w:r w:rsidR="004A593B">
        <w:t xml:space="preserve"> </w:t>
      </w:r>
    </w:p>
    <w:p w14:paraId="48E86735" w14:textId="2AAB9187" w:rsidR="00471E01" w:rsidRDefault="004A593B" w:rsidP="004A593B">
      <w:pPr>
        <w:ind w:firstLine="480"/>
      </w:pPr>
      <w:r>
        <w:t xml:space="preserve">From the plotting of PC1 and PC3, again there </w:t>
      </w:r>
      <w:r w:rsidR="006F31F4">
        <w:t>are two clusters</w:t>
      </w:r>
      <w:r w:rsidR="00C70FA5">
        <w:t xml:space="preserve">. </w:t>
      </w:r>
      <w:r w:rsidR="00FA00BB">
        <w:t>Evidently</w:t>
      </w:r>
      <w:r w:rsidR="00660D23">
        <w:t>,</w:t>
      </w:r>
      <w:r w:rsidR="00FA00BB">
        <w:t xml:space="preserve"> </w:t>
      </w:r>
      <w:r w:rsidR="00C70FA5">
        <w:t>both groups have low values of PC3, which means that people who left always have a very low “satisfaction level”</w:t>
      </w:r>
      <w:r w:rsidR="00471E01">
        <w:t xml:space="preserve">. </w:t>
      </w:r>
    </w:p>
    <w:p w14:paraId="58464E4F" w14:textId="7C38F43F" w:rsidR="00C42E60" w:rsidRDefault="00C42E60" w:rsidP="00C42E60">
      <w:pPr>
        <w:widowControl/>
        <w:spacing w:after="0"/>
        <w:ind w:firstLineChars="0" w:firstLine="0"/>
        <w:jc w:val="left"/>
        <w:rPr>
          <w:rFonts w:eastAsia="Times New Roman" w:cs="Times New Roman"/>
          <w:szCs w:val="24"/>
        </w:rPr>
      </w:pPr>
    </w:p>
    <w:p w14:paraId="0124ABF6" w14:textId="31735529" w:rsidR="00C42E60" w:rsidRDefault="00A62209" w:rsidP="00A62209">
      <w:pPr>
        <w:widowControl/>
        <w:spacing w:after="0"/>
        <w:ind w:firstLineChars="0" w:firstLine="0"/>
        <w:jc w:val="center"/>
        <w:rPr>
          <w:rFonts w:eastAsia="Times New Roman" w:cs="Times New Roman"/>
          <w:szCs w:val="24"/>
        </w:rPr>
      </w:pPr>
      <w:r w:rsidRPr="00C42E60">
        <w:rPr>
          <w:rFonts w:eastAsia="Times New Roman" w:cs="Times New Roman"/>
          <w:noProof/>
          <w:szCs w:val="24"/>
        </w:rPr>
        <w:drawing>
          <wp:inline distT="0" distB="0" distL="0" distR="0" wp14:anchorId="48185D71" wp14:editId="69C59423">
            <wp:extent cx="3246120" cy="2004957"/>
            <wp:effectExtent l="0" t="0" r="0" b="0"/>
            <wp:docPr id="23" name="Picture 23" descr="C:\Users\whq672437089\AppData\Roaming\Tencent\Users\672437089\TIM\WinTemp\RichOle\22]5`Y(EN48TV_6HC(77~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hq672437089\AppData\Roaming\Tencent\Users\672437089\TIM\WinTemp\RichOle\22]5`Y(EN48TV_6HC(77~U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4733" cy="2010277"/>
                    </a:xfrm>
                    <a:prstGeom prst="rect">
                      <a:avLst/>
                    </a:prstGeom>
                    <a:noFill/>
                    <a:ln>
                      <a:noFill/>
                    </a:ln>
                  </pic:spPr>
                </pic:pic>
              </a:graphicData>
            </a:graphic>
          </wp:inline>
        </w:drawing>
      </w:r>
      <w:r w:rsidRPr="00C42E60">
        <w:rPr>
          <w:rFonts w:eastAsia="Times New Roman" w:cs="Times New Roman"/>
          <w:noProof/>
          <w:szCs w:val="24"/>
        </w:rPr>
        <w:drawing>
          <wp:inline distT="0" distB="0" distL="0" distR="0" wp14:anchorId="5BD0E59E" wp14:editId="7805D59B">
            <wp:extent cx="3346495" cy="2034540"/>
            <wp:effectExtent l="0" t="0" r="6350" b="3810"/>
            <wp:docPr id="24" name="Picture 24" descr="C:\Users\whq672437089\AppData\Roaming\Tencent\Users\672437089\TIM\WinTemp\RichOle\{R_3[MLAVB$I4RT})JX95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hq672437089\AppData\Roaming\Tencent\Users\672437089\TIM\WinTemp\RichOle\{R_3[MLAVB$I4RT})JX95C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3302" cy="2044758"/>
                    </a:xfrm>
                    <a:prstGeom prst="rect">
                      <a:avLst/>
                    </a:prstGeom>
                    <a:noFill/>
                    <a:ln>
                      <a:noFill/>
                    </a:ln>
                  </pic:spPr>
                </pic:pic>
              </a:graphicData>
            </a:graphic>
          </wp:inline>
        </w:drawing>
      </w:r>
    </w:p>
    <w:p w14:paraId="2D19310A" w14:textId="30E58A5A" w:rsidR="004A593B" w:rsidRDefault="00FA1718" w:rsidP="00FA1718">
      <w:pPr>
        <w:widowControl/>
        <w:spacing w:after="0"/>
        <w:ind w:firstLineChars="0" w:firstLine="0"/>
        <w:jc w:val="center"/>
        <w:rPr>
          <w:rFonts w:eastAsia="Times New Roman" w:cs="Times New Roman"/>
          <w:szCs w:val="24"/>
        </w:rPr>
      </w:pPr>
      <w:bookmarkStart w:id="5" w:name="OLE_LINK2"/>
      <w:r>
        <w:rPr>
          <w:rFonts w:eastAsia="Times New Roman" w:cs="Times New Roman"/>
          <w:szCs w:val="24"/>
        </w:rPr>
        <w:t>Fig.11. Plot of PCA Subspace</w:t>
      </w:r>
    </w:p>
    <w:bookmarkEnd w:id="5"/>
    <w:p w14:paraId="70F9784F" w14:textId="77777777" w:rsidR="00FA1718" w:rsidRDefault="00FA1718" w:rsidP="00FA1718">
      <w:pPr>
        <w:widowControl/>
        <w:spacing w:after="0"/>
        <w:ind w:firstLineChars="0" w:firstLine="0"/>
        <w:jc w:val="center"/>
        <w:rPr>
          <w:rFonts w:eastAsia="Times New Roman" w:cs="Times New Roman"/>
          <w:szCs w:val="24"/>
        </w:rPr>
      </w:pPr>
    </w:p>
    <w:p w14:paraId="1E651E7F" w14:textId="356E8458" w:rsidR="00FA1718" w:rsidRDefault="00891B09" w:rsidP="00FA1718">
      <w:pPr>
        <w:ind w:firstLine="480"/>
      </w:pPr>
      <w:r>
        <w:t xml:space="preserve">To further </w:t>
      </w:r>
      <w:r w:rsidR="004A593B">
        <w:t xml:space="preserve">explore reasons behind the phenomenon </w:t>
      </w:r>
      <w:r>
        <w:t>observed from PCA plot</w:t>
      </w:r>
      <w:r w:rsidR="004A593B">
        <w:t>s</w:t>
      </w:r>
      <w:r>
        <w:t>, hierarchical clustering</w:t>
      </w:r>
      <w:r w:rsidR="00FA00BB">
        <w:t xml:space="preserve"> was</w:t>
      </w:r>
      <w:r w:rsidR="004A593B">
        <w:t xml:space="preserve"> performed</w:t>
      </w:r>
      <w:r>
        <w:t>. This method can generate a tree-based representation of observations</w:t>
      </w:r>
      <w:r w:rsidR="00FA1718">
        <w:t xml:space="preserve"> and those observations</w:t>
      </w:r>
      <w:r>
        <w:t xml:space="preserve"> are combined to the trunk according to the</w:t>
      </w:r>
      <w:r w:rsidR="00FA00BB">
        <w:t xml:space="preserve"> distance. From bottom to top</w:t>
      </w:r>
      <w:r>
        <w:t xml:space="preserve">, the earlier </w:t>
      </w:r>
      <w:r w:rsidR="00FA1718">
        <w:t xml:space="preserve">the </w:t>
      </w:r>
      <w:r>
        <w:t>fusion occur</w:t>
      </w:r>
      <w:r w:rsidR="00FA1718">
        <w:t>s, the more simila</w:t>
      </w:r>
      <w:r>
        <w:t>r the groups o</w:t>
      </w:r>
      <w:r w:rsidR="00FA1718">
        <w:t>f observations are to each other. T</w:t>
      </w:r>
      <w:r>
        <w:t xml:space="preserve">he height of </w:t>
      </w:r>
      <w:r w:rsidR="00FA1718">
        <w:t xml:space="preserve">the </w:t>
      </w:r>
      <w:r>
        <w:t xml:space="preserve">fusion is </w:t>
      </w:r>
      <w:r w:rsidR="00FA1718">
        <w:t>measured</w:t>
      </w:r>
      <w:r>
        <w:t xml:space="preserve"> </w:t>
      </w:r>
      <w:r w:rsidR="00FA1718">
        <w:t>on the vertical axes, indicating how different two groups are.</w:t>
      </w:r>
    </w:p>
    <w:p w14:paraId="7335F260" w14:textId="566BED14" w:rsidR="00C42E60" w:rsidRPr="00FA1718" w:rsidRDefault="00FA1718" w:rsidP="00FA1718">
      <w:pPr>
        <w:ind w:firstLine="480"/>
      </w:pPr>
      <w:r>
        <w:rPr>
          <w:rFonts w:eastAsia="Times New Roman" w:cs="Times New Roman"/>
          <w:szCs w:val="24"/>
        </w:rPr>
        <w:t>From the result of clustering</w:t>
      </w:r>
      <w:r w:rsidR="00891B09">
        <w:rPr>
          <w:rFonts w:eastAsia="Times New Roman" w:cs="Times New Roman"/>
          <w:szCs w:val="24"/>
        </w:rPr>
        <w:t xml:space="preserve">, </w:t>
      </w:r>
      <w:r w:rsidR="00C519D1">
        <w:rPr>
          <w:rFonts w:eastAsia="Times New Roman" w:cs="Times New Roman"/>
          <w:szCs w:val="24"/>
        </w:rPr>
        <w:t xml:space="preserve">the </w:t>
      </w:r>
      <w:r>
        <w:rPr>
          <w:rFonts w:eastAsia="Times New Roman" w:cs="Times New Roman"/>
          <w:szCs w:val="24"/>
        </w:rPr>
        <w:t>observations are</w:t>
      </w:r>
      <w:r w:rsidR="00891B09">
        <w:rPr>
          <w:rFonts w:eastAsia="Times New Roman" w:cs="Times New Roman"/>
          <w:szCs w:val="24"/>
        </w:rPr>
        <w:t xml:space="preserve"> </w:t>
      </w:r>
      <w:r w:rsidR="000067A8">
        <w:rPr>
          <w:rFonts w:eastAsia="Times New Roman" w:cs="Times New Roman"/>
          <w:szCs w:val="24"/>
        </w:rPr>
        <w:t xml:space="preserve">naturally </w:t>
      </w:r>
      <w:r w:rsidR="00891B09">
        <w:rPr>
          <w:rFonts w:eastAsia="Times New Roman" w:cs="Times New Roman"/>
          <w:szCs w:val="24"/>
        </w:rPr>
        <w:t>divided into two or three groups according to different calculating method</w:t>
      </w:r>
      <w:r>
        <w:rPr>
          <w:rFonts w:eastAsia="Times New Roman" w:cs="Times New Roman"/>
          <w:szCs w:val="24"/>
        </w:rPr>
        <w:t>s of linkage bet</w:t>
      </w:r>
      <w:r w:rsidR="00C70FA5">
        <w:rPr>
          <w:rFonts w:eastAsia="Times New Roman" w:cs="Times New Roman"/>
          <w:szCs w:val="24"/>
        </w:rPr>
        <w:t>we</w:t>
      </w:r>
      <w:r>
        <w:rPr>
          <w:rFonts w:eastAsia="Times New Roman" w:cs="Times New Roman"/>
          <w:szCs w:val="24"/>
        </w:rPr>
        <w:t xml:space="preserve">en two groups, which </w:t>
      </w:r>
      <w:r w:rsidR="00C70FA5">
        <w:rPr>
          <w:rFonts w:eastAsia="Times New Roman" w:cs="Times New Roman"/>
          <w:szCs w:val="24"/>
        </w:rPr>
        <w:t>agrees with</w:t>
      </w:r>
      <w:r>
        <w:rPr>
          <w:rFonts w:eastAsia="Times New Roman" w:cs="Times New Roman"/>
          <w:szCs w:val="24"/>
        </w:rPr>
        <w:t xml:space="preserve"> the result of PCA analysis again.</w:t>
      </w:r>
    </w:p>
    <w:p w14:paraId="2FFF202E" w14:textId="68DEC428" w:rsidR="00C42E60" w:rsidRDefault="00C42E60" w:rsidP="00C42E60">
      <w:pPr>
        <w:widowControl/>
        <w:spacing w:after="0"/>
        <w:ind w:firstLineChars="0" w:firstLine="0"/>
        <w:jc w:val="left"/>
        <w:rPr>
          <w:rFonts w:eastAsia="Times New Roman" w:cs="Times New Roman"/>
          <w:szCs w:val="24"/>
        </w:rPr>
      </w:pPr>
    </w:p>
    <w:p w14:paraId="45182506" w14:textId="6E232497" w:rsidR="00F341BF" w:rsidRDefault="00F341BF" w:rsidP="00C42E60">
      <w:pPr>
        <w:widowControl/>
        <w:spacing w:after="0"/>
        <w:ind w:firstLineChars="0" w:firstLine="0"/>
        <w:jc w:val="left"/>
        <w:rPr>
          <w:rFonts w:eastAsia="Times New Roman" w:cs="Times New Roman"/>
          <w:szCs w:val="24"/>
        </w:rPr>
      </w:pPr>
    </w:p>
    <w:p w14:paraId="084F6182" w14:textId="6418D862" w:rsidR="00F341BF" w:rsidRPr="00425710" w:rsidRDefault="00F341BF" w:rsidP="00FA1718">
      <w:pPr>
        <w:widowControl/>
        <w:ind w:firstLineChars="0" w:firstLine="0"/>
        <w:jc w:val="center"/>
        <w:rPr>
          <w:rFonts w:cs="Times New Roman"/>
          <w:szCs w:val="24"/>
        </w:rPr>
      </w:pPr>
      <w:r w:rsidRPr="00F341BF">
        <w:rPr>
          <w:rFonts w:eastAsia="Times New Roman" w:cs="Times New Roman"/>
          <w:noProof/>
          <w:szCs w:val="24"/>
        </w:rPr>
        <w:drawing>
          <wp:inline distT="0" distB="0" distL="0" distR="0" wp14:anchorId="03089171" wp14:editId="35981B3F">
            <wp:extent cx="2880360" cy="2819075"/>
            <wp:effectExtent l="0" t="0" r="0" b="635"/>
            <wp:docPr id="26" name="Picture 26" descr="C:\Users\whq672437089\AppData\Roaming\Tencent\Users\672437089\TIM\WinTemp\RichOle\7`6P{%6T@TA5@TV3LIBIO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hq672437089\AppData\Roaming\Tencent\Users\672437089\TIM\WinTemp\RichOle\7`6P{%6T@TA5@TV3LIBIO7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4752" cy="2833161"/>
                    </a:xfrm>
                    <a:prstGeom prst="rect">
                      <a:avLst/>
                    </a:prstGeom>
                    <a:noFill/>
                    <a:ln>
                      <a:noFill/>
                    </a:ln>
                  </pic:spPr>
                </pic:pic>
              </a:graphicData>
            </a:graphic>
          </wp:inline>
        </w:drawing>
      </w:r>
      <w:r w:rsidRPr="00F341BF">
        <w:rPr>
          <w:rFonts w:eastAsia="Times New Roman" w:cs="Times New Roman"/>
          <w:noProof/>
          <w:szCs w:val="24"/>
        </w:rPr>
        <w:drawing>
          <wp:inline distT="0" distB="0" distL="0" distR="0" wp14:anchorId="3B495BB1" wp14:editId="7E9B9C79">
            <wp:extent cx="3415337" cy="2552700"/>
            <wp:effectExtent l="0" t="0" r="0" b="0"/>
            <wp:docPr id="27" name="Picture 27" descr="C:\Users\whq672437089\AppData\Roaming\Tencent\Users\672437089\TIM\WinTemp\RichOle\0U$Q%@M]T%)[8[`X)06Q~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hq672437089\AppData\Roaming\Tencent\Users\672437089\TIM\WinTemp\RichOle\0U$Q%@M]T%)[8[`X)06Q~J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804" cy="2563513"/>
                    </a:xfrm>
                    <a:prstGeom prst="rect">
                      <a:avLst/>
                    </a:prstGeom>
                    <a:noFill/>
                    <a:ln>
                      <a:noFill/>
                    </a:ln>
                  </pic:spPr>
                </pic:pic>
              </a:graphicData>
            </a:graphic>
          </wp:inline>
        </w:drawing>
      </w:r>
    </w:p>
    <w:p w14:paraId="5E033876" w14:textId="75EDDE92" w:rsidR="007C0A72" w:rsidRDefault="00FA1718" w:rsidP="00FA1718">
      <w:pPr>
        <w:widowControl/>
        <w:spacing w:after="0"/>
        <w:ind w:firstLineChars="0" w:firstLine="0"/>
        <w:jc w:val="center"/>
        <w:rPr>
          <w:rFonts w:eastAsia="Times New Roman" w:cs="Times New Roman"/>
          <w:szCs w:val="24"/>
        </w:rPr>
      </w:pPr>
      <w:bookmarkStart w:id="6" w:name="OLE_LINK3"/>
      <w:r>
        <w:rPr>
          <w:rFonts w:eastAsia="Times New Roman" w:cs="Times New Roman"/>
          <w:szCs w:val="24"/>
        </w:rPr>
        <w:t>Fig.12. Dendrogram of Clustering</w:t>
      </w:r>
    </w:p>
    <w:bookmarkEnd w:id="6"/>
    <w:p w14:paraId="1DD64051" w14:textId="77777777" w:rsidR="00FA1718" w:rsidRDefault="00FA1718" w:rsidP="00FA1718">
      <w:pPr>
        <w:widowControl/>
        <w:spacing w:after="0"/>
        <w:ind w:firstLineChars="0" w:firstLine="0"/>
        <w:jc w:val="center"/>
        <w:rPr>
          <w:rFonts w:eastAsia="Times New Roman" w:cs="Times New Roman"/>
          <w:szCs w:val="24"/>
        </w:rPr>
      </w:pPr>
    </w:p>
    <w:p w14:paraId="14DC8B17" w14:textId="77777777" w:rsidR="0010116E" w:rsidRDefault="00FA1718" w:rsidP="001A1D81">
      <w:pPr>
        <w:ind w:firstLine="480"/>
      </w:pPr>
      <w:r>
        <w:rPr>
          <w:rFonts w:eastAsia="Times New Roman"/>
        </w:rPr>
        <w:t>Finally</w:t>
      </w:r>
      <w:r w:rsidR="00BF77C6">
        <w:rPr>
          <w:rFonts w:asciiTheme="minorEastAsia" w:hAnsiTheme="minorEastAsia" w:hint="eastAsia"/>
        </w:rPr>
        <w:t>,</w:t>
      </w:r>
      <w:r>
        <w:rPr>
          <w:rFonts w:eastAsia="Times New Roman"/>
        </w:rPr>
        <w:t xml:space="preserve"> the pair</w:t>
      </w:r>
      <w:r w:rsidR="00BF77C6">
        <w:rPr>
          <w:rFonts w:asciiTheme="minorEastAsia" w:hAnsiTheme="minorEastAsia" w:hint="eastAsia"/>
        </w:rPr>
        <w:t>-</w:t>
      </w:r>
      <w:r w:rsidR="001E6FF0">
        <w:rPr>
          <w:rFonts w:eastAsia="Times New Roman"/>
        </w:rPr>
        <w:t xml:space="preserve">plot </w:t>
      </w:r>
      <w:r>
        <w:rPr>
          <w:rFonts w:eastAsia="Times New Roman"/>
        </w:rPr>
        <w:t>of some important variables in PC1, PC2 and PC3 will be performed</w:t>
      </w:r>
      <w:r w:rsidR="001E6FF0">
        <w:t>.</w:t>
      </w:r>
      <w:r w:rsidR="001E2838">
        <w:t xml:space="preserve"> </w:t>
      </w:r>
    </w:p>
    <w:p w14:paraId="60A134BE" w14:textId="6DBD5E6E" w:rsidR="007C0A72" w:rsidRDefault="001E2838" w:rsidP="001A1D81">
      <w:pPr>
        <w:ind w:firstLine="480"/>
      </w:pPr>
      <w:bookmarkStart w:id="7" w:name="OLE_LINK8"/>
      <w:bookmarkStart w:id="8" w:name="OLE_LINK9"/>
      <w:r>
        <w:t xml:space="preserve">In “satisfaction level” against </w:t>
      </w:r>
      <w:r w:rsidR="007C0A72">
        <w:t>“last evaluation” plot, and “satisfaction level” against “average month hours”</w:t>
      </w:r>
      <w:r w:rsidR="00FA1718">
        <w:t xml:space="preserve"> plot</w:t>
      </w:r>
      <w:r w:rsidR="007C0A72">
        <w:t>, there are</w:t>
      </w:r>
      <w:r w:rsidR="00FA1718">
        <w:t xml:space="preserve"> three different clusters for e</w:t>
      </w:r>
      <w:r w:rsidR="007C0A72">
        <w:t>mployee</w:t>
      </w:r>
      <w:r w:rsidR="00FA1718">
        <w:t>s</w:t>
      </w:r>
      <w:r w:rsidR="007C0A72">
        <w:t xml:space="preserve"> who lef</w:t>
      </w:r>
      <w:bookmarkEnd w:id="7"/>
      <w:bookmarkEnd w:id="8"/>
      <w:r w:rsidR="007C0A72">
        <w:t xml:space="preserve">t. </w:t>
      </w:r>
    </w:p>
    <w:p w14:paraId="7559EA49" w14:textId="379162FB" w:rsidR="00FA1718" w:rsidRDefault="00FA1718" w:rsidP="001A1D81">
      <w:pPr>
        <w:ind w:firstLine="480"/>
      </w:pPr>
      <w:r>
        <w:t>Here is the detailed description of these clusters.</w:t>
      </w:r>
    </w:p>
    <w:p w14:paraId="106281D2" w14:textId="6078B32F" w:rsidR="007C0A72" w:rsidRDefault="007C0A72" w:rsidP="001A1D81">
      <w:pPr>
        <w:ind w:firstLine="480"/>
      </w:pPr>
      <w:r>
        <w:lastRenderedPageBreak/>
        <w:t xml:space="preserve">Cluster1: </w:t>
      </w:r>
      <w:r w:rsidR="00C95D52">
        <w:t xml:space="preserve">extremely </w:t>
      </w:r>
      <w:r>
        <w:t>unhappy</w:t>
      </w:r>
      <w:r w:rsidR="00C95D52">
        <w:t xml:space="preserve"> (satisfaction level is around 0.1)</w:t>
      </w:r>
      <w:r>
        <w:t xml:space="preserve"> and hardworking or successful workers. Those workers are hardworking and highly evaluated but fe</w:t>
      </w:r>
      <w:r w:rsidR="00FA1718">
        <w:t>el</w:t>
      </w:r>
      <w:r>
        <w:t xml:space="preserve"> bad about company.</w:t>
      </w:r>
    </w:p>
    <w:p w14:paraId="30D3BFEF" w14:textId="4E2A7A62" w:rsidR="007C0A72" w:rsidRDefault="007C0A72" w:rsidP="001A1D81">
      <w:pPr>
        <w:ind w:firstLine="480"/>
      </w:pPr>
      <w:r>
        <w:t xml:space="preserve">Cluster2: </w:t>
      </w:r>
      <w:r w:rsidR="00C95D52">
        <w:t>unhappy (satisfaction level is around 0.35) and unsuccessful or underworked</w:t>
      </w:r>
      <w:r>
        <w:t xml:space="preserve"> workers. Those work</w:t>
      </w:r>
      <w:r w:rsidR="00C95D52">
        <w:t>ers are badly evaluated and feel</w:t>
      </w:r>
      <w:r>
        <w:t xml:space="preserve"> bad about company</w:t>
      </w:r>
      <w:r w:rsidR="00C95D52">
        <w:t xml:space="preserve"> as </w:t>
      </w:r>
      <w:r w:rsidR="0010116E">
        <w:t>we</w:t>
      </w:r>
      <w:r w:rsidR="00C95D52">
        <w:t>ll</w:t>
      </w:r>
      <w:r>
        <w:t>.</w:t>
      </w:r>
    </w:p>
    <w:p w14:paraId="4196B0CF" w14:textId="057F2901" w:rsidR="007C0A72" w:rsidRDefault="007C0A72" w:rsidP="001A1D81">
      <w:pPr>
        <w:ind w:firstLine="480"/>
      </w:pPr>
      <w:r>
        <w:t>Cluster3: happy</w:t>
      </w:r>
      <w:r w:rsidR="00C95D52">
        <w:t xml:space="preserve"> (satisfaction level is over 0.75)</w:t>
      </w:r>
      <w:r>
        <w:t xml:space="preserve"> and successful or hardworking workers.</w:t>
      </w:r>
      <w:r w:rsidR="00C95D52">
        <w:t xml:space="preserve"> </w:t>
      </w:r>
      <w:r>
        <w:t>Those worker</w:t>
      </w:r>
      <w:r w:rsidR="00C95D52">
        <w:t xml:space="preserve">s are highly evaluated and feel </w:t>
      </w:r>
      <w:r>
        <w:t xml:space="preserve">good about </w:t>
      </w:r>
      <w:r w:rsidR="00C95D52">
        <w:t xml:space="preserve">the </w:t>
      </w:r>
      <w:r>
        <w:t>company.</w:t>
      </w:r>
    </w:p>
    <w:p w14:paraId="150C922F" w14:textId="2BF4EF98" w:rsidR="007C0A72" w:rsidRDefault="007C0A72" w:rsidP="001A1D81">
      <w:pPr>
        <w:ind w:firstLine="480"/>
      </w:pPr>
      <w:r>
        <w:t xml:space="preserve">In </w:t>
      </w:r>
      <w:bookmarkStart w:id="9" w:name="OLE_LINK10"/>
      <w:bookmarkStart w:id="10" w:name="OLE_LINK11"/>
      <w:r>
        <w:t xml:space="preserve">“last evaluation” and “average month hours” </w:t>
      </w:r>
      <w:bookmarkEnd w:id="9"/>
      <w:bookmarkEnd w:id="10"/>
      <w:r>
        <w:t>plot, there are two distinct groups of people who left.</w:t>
      </w:r>
    </w:p>
    <w:p w14:paraId="6E9852DD" w14:textId="79269A8E" w:rsidR="007C0A72" w:rsidRDefault="007C0A72" w:rsidP="001A1D81">
      <w:pPr>
        <w:ind w:firstLine="480"/>
      </w:pPr>
      <w:r>
        <w:t>Cluster1: successful</w:t>
      </w:r>
      <w:r w:rsidR="00C95D52">
        <w:t xml:space="preserve"> (evaluation is around 0.9)</w:t>
      </w:r>
      <w:r>
        <w:t xml:space="preserve"> and hardworking workers</w:t>
      </w:r>
      <w:r w:rsidR="00C95D52">
        <w:t xml:space="preserve"> (month working hour is over 250). Those workers are hardworking</w:t>
      </w:r>
      <w:r>
        <w:t xml:space="preserve"> and highly evaluated.</w:t>
      </w:r>
    </w:p>
    <w:p w14:paraId="530BECF3" w14:textId="59E76CC6" w:rsidR="007C0A72" w:rsidRDefault="00C95D52" w:rsidP="001A1D81">
      <w:pPr>
        <w:ind w:firstLine="480"/>
      </w:pPr>
      <w:r>
        <w:t>Cluster2: unsuccessful (evaluation is around 0.5) and underworked</w:t>
      </w:r>
      <w:r w:rsidR="007C0A72">
        <w:t xml:space="preserve"> workers</w:t>
      </w:r>
      <w:r>
        <w:t xml:space="preserve"> (month working hours is less than 160)</w:t>
      </w:r>
      <w:r w:rsidR="007C0A72">
        <w:t>. Tho</w:t>
      </w:r>
      <w:r>
        <w:t>se workers work</w:t>
      </w:r>
      <w:r w:rsidR="007C0A72">
        <w:t xml:space="preserve"> less and are bad</w:t>
      </w:r>
      <w:r>
        <w:t>ly</w:t>
      </w:r>
      <w:r w:rsidR="007C0A72">
        <w:t xml:space="preserve"> evaluated. </w:t>
      </w:r>
    </w:p>
    <w:p w14:paraId="7865FD0D" w14:textId="77777777" w:rsidR="007C0A72" w:rsidRPr="001E6FF0" w:rsidRDefault="007C0A72" w:rsidP="007C0A72">
      <w:pPr>
        <w:widowControl/>
        <w:ind w:firstLineChars="0" w:firstLine="720"/>
        <w:jc w:val="left"/>
        <w:rPr>
          <w:rFonts w:cs="Times New Roman"/>
          <w:szCs w:val="24"/>
        </w:rPr>
      </w:pPr>
    </w:p>
    <w:p w14:paraId="5CF52968" w14:textId="03DF8047" w:rsidR="00D46FD8" w:rsidRDefault="00D46FD8" w:rsidP="00D46FD8">
      <w:pPr>
        <w:widowControl/>
        <w:spacing w:after="0"/>
        <w:ind w:firstLineChars="0" w:firstLine="0"/>
        <w:jc w:val="center"/>
        <w:rPr>
          <w:rFonts w:eastAsia="Times New Roman" w:cs="Times New Roman"/>
          <w:szCs w:val="24"/>
        </w:rPr>
      </w:pPr>
      <w:r w:rsidRPr="00D46FD8">
        <w:rPr>
          <w:rFonts w:eastAsia="Times New Roman" w:cs="Times New Roman"/>
          <w:noProof/>
          <w:szCs w:val="24"/>
        </w:rPr>
        <w:drawing>
          <wp:inline distT="0" distB="0" distL="0" distR="0" wp14:anchorId="7D4BB895" wp14:editId="20709B52">
            <wp:extent cx="6835140" cy="3975110"/>
            <wp:effectExtent l="0" t="0" r="3810" b="6350"/>
            <wp:docPr id="28" name="Picture 28" descr="C:\Users\whq672437089\AppData\Roaming\Tencent\Users\672437089\TIM\WinTemp\RichOle\JN67SI6(3}CCA4({TY[]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hq672437089\AppData\Roaming\Tencent\Users\672437089\TIM\WinTemp\RichOle\JN67SI6(3}CCA4({TY[]3$W.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35140" cy="3975110"/>
                    </a:xfrm>
                    <a:prstGeom prst="rect">
                      <a:avLst/>
                    </a:prstGeom>
                    <a:noFill/>
                    <a:ln>
                      <a:noFill/>
                    </a:ln>
                  </pic:spPr>
                </pic:pic>
              </a:graphicData>
            </a:graphic>
          </wp:inline>
        </w:drawing>
      </w:r>
    </w:p>
    <w:p w14:paraId="16CDFA53" w14:textId="1E599364" w:rsidR="00C95D52" w:rsidRDefault="00C95D52" w:rsidP="00C95D52">
      <w:pPr>
        <w:widowControl/>
        <w:spacing w:after="0"/>
        <w:ind w:firstLineChars="0" w:firstLine="0"/>
        <w:jc w:val="center"/>
        <w:rPr>
          <w:rFonts w:eastAsia="Times New Roman" w:cs="Times New Roman"/>
          <w:szCs w:val="24"/>
        </w:rPr>
      </w:pPr>
      <w:r>
        <w:rPr>
          <w:rFonts w:eastAsia="Times New Roman" w:cs="Times New Roman"/>
          <w:szCs w:val="24"/>
        </w:rPr>
        <w:t>Fig.13. Pair Plot of some Variables</w:t>
      </w:r>
    </w:p>
    <w:p w14:paraId="32F8BB28" w14:textId="78344656" w:rsidR="001E7505" w:rsidRDefault="001E7505" w:rsidP="00C95D52">
      <w:pPr>
        <w:widowControl/>
        <w:spacing w:after="0"/>
        <w:ind w:firstLineChars="0" w:firstLine="0"/>
        <w:rPr>
          <w:rFonts w:eastAsia="Times New Roman" w:cs="Times New Roman"/>
          <w:szCs w:val="24"/>
        </w:rPr>
      </w:pPr>
    </w:p>
    <w:p w14:paraId="6144AB94" w14:textId="5BB976EF" w:rsidR="00DB2E46" w:rsidRDefault="00DB2E46" w:rsidP="001A1D81">
      <w:pPr>
        <w:ind w:firstLine="480"/>
      </w:pPr>
      <w:r>
        <w:t xml:space="preserve">From </w:t>
      </w:r>
      <w:r w:rsidR="00C95D52">
        <w:t xml:space="preserve">the </w:t>
      </w:r>
      <w:r>
        <w:t>above pair</w:t>
      </w:r>
      <w:r w:rsidR="00C95D52">
        <w:t>-</w:t>
      </w:r>
      <w:r>
        <w:t xml:space="preserve">plot, apart from clusters, </w:t>
      </w:r>
      <w:r w:rsidR="00175CD6">
        <w:t>I</w:t>
      </w:r>
      <w:r>
        <w:t xml:space="preserve"> also found that there is an increasing trend on “average month working hour” for people who left when they have more projects. </w:t>
      </w:r>
      <w:r w:rsidR="00C95D52">
        <w:t>By contrast, p</w:t>
      </w:r>
      <w:r w:rsidR="001E7505">
        <w:t xml:space="preserve">eople who </w:t>
      </w:r>
      <w:r w:rsidR="00C95D52">
        <w:t>stay</w:t>
      </w:r>
      <w:r w:rsidR="001E7505">
        <w:t xml:space="preserve"> have a consistent value of “average month hours”, despite the increase of projects.</w:t>
      </w:r>
      <w:r>
        <w:t xml:space="preserve"> I</w:t>
      </w:r>
      <w:r w:rsidR="001E7505">
        <w:t>n order to better visualize such</w:t>
      </w:r>
      <w:r>
        <w:t xml:space="preserve"> trend,</w:t>
      </w:r>
      <w:r w:rsidR="001E7505">
        <w:t xml:space="preserve"> a</w:t>
      </w:r>
      <w:r w:rsidR="0010116E">
        <w:t>nother boxplot is drawn</w:t>
      </w:r>
      <w:r w:rsidR="001E7505">
        <w:t>.</w:t>
      </w:r>
    </w:p>
    <w:p w14:paraId="1D582ADC" w14:textId="1CC56FE1" w:rsidR="00DB2E46" w:rsidRDefault="00DB2E46" w:rsidP="00D46FD8">
      <w:pPr>
        <w:widowControl/>
        <w:spacing w:after="0"/>
        <w:ind w:firstLineChars="0" w:firstLine="0"/>
        <w:jc w:val="center"/>
        <w:rPr>
          <w:rFonts w:eastAsia="Times New Roman" w:cs="Times New Roman"/>
          <w:szCs w:val="24"/>
        </w:rPr>
      </w:pPr>
    </w:p>
    <w:p w14:paraId="5D61DB96" w14:textId="16FCDB2E" w:rsidR="00DB2E46" w:rsidRDefault="00DB2E46" w:rsidP="00D46FD8">
      <w:pPr>
        <w:widowControl/>
        <w:spacing w:after="0"/>
        <w:ind w:firstLineChars="0" w:firstLine="0"/>
        <w:jc w:val="center"/>
        <w:rPr>
          <w:rFonts w:eastAsia="Times New Roman" w:cs="Times New Roman"/>
          <w:szCs w:val="24"/>
        </w:rPr>
      </w:pPr>
    </w:p>
    <w:p w14:paraId="25A3A89D" w14:textId="1B8BD6B9" w:rsidR="00DB2E46" w:rsidRDefault="00DB2E46" w:rsidP="00DB2E46">
      <w:pPr>
        <w:widowControl/>
        <w:spacing w:after="0"/>
        <w:ind w:firstLineChars="0" w:firstLine="0"/>
        <w:jc w:val="center"/>
        <w:rPr>
          <w:rFonts w:eastAsia="Times New Roman" w:cs="Times New Roman"/>
          <w:szCs w:val="24"/>
        </w:rPr>
      </w:pPr>
      <w:r w:rsidRPr="00DB2E46">
        <w:rPr>
          <w:rFonts w:eastAsia="Times New Roman" w:cs="Times New Roman"/>
          <w:noProof/>
          <w:szCs w:val="24"/>
        </w:rPr>
        <w:lastRenderedPageBreak/>
        <w:drawing>
          <wp:inline distT="0" distB="0" distL="0" distR="0" wp14:anchorId="35A5686B" wp14:editId="719BEAC0">
            <wp:extent cx="4396740" cy="3221114"/>
            <wp:effectExtent l="0" t="0" r="3810" b="0"/>
            <wp:docPr id="32" name="Picture 32" descr="C:\Users\whq672437089\AppData\Roaming\Tencent\Users\672437089\TIM\WinTemp\RichOle\{6G([CD1Z1_Y22(GIB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hq672437089\AppData\Roaming\Tencent\Users\672437089\TIM\WinTemp\RichOle\{6G([CD1Z1_Y22(GIBA@$T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5992" cy="3227892"/>
                    </a:xfrm>
                    <a:prstGeom prst="rect">
                      <a:avLst/>
                    </a:prstGeom>
                    <a:noFill/>
                    <a:ln>
                      <a:noFill/>
                    </a:ln>
                  </pic:spPr>
                </pic:pic>
              </a:graphicData>
            </a:graphic>
          </wp:inline>
        </w:drawing>
      </w:r>
    </w:p>
    <w:p w14:paraId="3F785C1E" w14:textId="32C835DF" w:rsidR="007C0A72" w:rsidRDefault="00C95D52" w:rsidP="004D2DE4">
      <w:pPr>
        <w:widowControl/>
        <w:spacing w:after="0"/>
        <w:ind w:firstLineChars="0" w:firstLine="0"/>
        <w:jc w:val="center"/>
        <w:rPr>
          <w:rFonts w:eastAsia="Times New Roman" w:cs="Times New Roman"/>
          <w:szCs w:val="24"/>
        </w:rPr>
      </w:pPr>
      <w:r>
        <w:rPr>
          <w:rFonts w:eastAsia="Times New Roman" w:cs="Times New Roman"/>
          <w:szCs w:val="24"/>
        </w:rPr>
        <w:t>Fig.14. Box Plot of “Average Monthly H</w:t>
      </w:r>
      <w:r w:rsidR="004D2DE4">
        <w:rPr>
          <w:rFonts w:eastAsia="Times New Roman" w:cs="Times New Roman"/>
          <w:szCs w:val="24"/>
        </w:rPr>
        <w:t>ours” against “Number Projects”</w:t>
      </w:r>
    </w:p>
    <w:p w14:paraId="45C78840" w14:textId="77777777" w:rsidR="004D2DE4" w:rsidRPr="004D2DE4" w:rsidRDefault="004D2DE4" w:rsidP="004D2DE4">
      <w:pPr>
        <w:widowControl/>
        <w:spacing w:after="0"/>
        <w:ind w:firstLineChars="0" w:firstLine="0"/>
        <w:jc w:val="center"/>
        <w:rPr>
          <w:rFonts w:eastAsia="Times New Roman" w:cs="Times New Roman"/>
          <w:szCs w:val="24"/>
        </w:rPr>
      </w:pPr>
    </w:p>
    <w:p w14:paraId="04BCC10D" w14:textId="75E724B6" w:rsidR="001A3B6A" w:rsidRDefault="009B7C7C" w:rsidP="00756E8E">
      <w:pPr>
        <w:pStyle w:val="Heading2"/>
        <w:ind w:firstLine="640"/>
      </w:pPr>
      <w:r>
        <w:t>Logistic Regression, Shrinkage Methods and Cross-validation</w:t>
      </w:r>
    </w:p>
    <w:p w14:paraId="5846B184" w14:textId="761BBFC6" w:rsidR="00756E8E" w:rsidRDefault="00756E8E" w:rsidP="001A1D81">
      <w:pPr>
        <w:ind w:firstLine="480"/>
      </w:pPr>
      <w:r>
        <w:t>Logistic regression is always the first choice to get the preliminary analysis of variable importance</w:t>
      </w:r>
      <w:r w:rsidR="00EB0870">
        <w:t xml:space="preserve"> and </w:t>
      </w:r>
      <w:r w:rsidR="00FA7349">
        <w:t>inference</w:t>
      </w:r>
      <w:r>
        <w:t>.</w:t>
      </w:r>
      <w:r w:rsidRPr="00756E8E">
        <w:t xml:space="preserve"> </w:t>
      </w:r>
      <w:r>
        <w:t xml:space="preserve">It is a very convenient and </w:t>
      </w:r>
      <w:r w:rsidR="00FA7349">
        <w:t>straightforward way to generate</w:t>
      </w:r>
      <w:r w:rsidRPr="00756E8E">
        <w:t xml:space="preserve"> </w:t>
      </w:r>
      <w:r w:rsidR="00EB0870">
        <w:t xml:space="preserve">classification </w:t>
      </w:r>
      <w:r w:rsidRPr="00756E8E">
        <w:t xml:space="preserve">probabilities associated with each observation. You can </w:t>
      </w:r>
      <w:r>
        <w:t>apply standard or custom threshold value</w:t>
      </w:r>
      <w:r w:rsidR="00EB0870">
        <w:t>s</w:t>
      </w:r>
      <w:r w:rsidRPr="00756E8E">
        <w:t xml:space="preserve"> on this probability score to get a cutoff and in turn classify output in a way which best fits your problem</w:t>
      </w:r>
      <w:r>
        <w:t>. In addition, it is robust to small no</w:t>
      </w:r>
      <w:r w:rsidR="00FA7349">
        <w:t>i</w:t>
      </w:r>
      <w:r>
        <w:t>se and can be implemented quickly.</w:t>
      </w:r>
      <w:r w:rsidR="001C0E70">
        <w:t xml:space="preserve"> The following formula is the multiple logistic function</w:t>
      </w:r>
      <w:r w:rsidR="00EB0870">
        <w:t>. A</w:t>
      </w:r>
      <w:r w:rsidR="001C0E70">
        <w:t xml:space="preserve">fter </w:t>
      </w:r>
      <w:r w:rsidR="00EB0870">
        <w:t xml:space="preserve">the </w:t>
      </w:r>
      <w:r w:rsidR="001C0E70">
        <w:t xml:space="preserve">transforming, </w:t>
      </w:r>
      <w:r w:rsidR="00EB0870">
        <w:t>we</w:t>
      </w:r>
      <w:r w:rsidR="001C0E70">
        <w:t xml:space="preserve"> can see that the logistic regression mod</w:t>
      </w:r>
      <w:r w:rsidR="002C2259">
        <w:t>el is linear in X from formula (3). The left side of formula (3)</w:t>
      </w:r>
      <w:r w:rsidR="001C0E70">
        <w:t xml:space="preserve"> is called logit or log-odds. </w:t>
      </w:r>
    </w:p>
    <w:p w14:paraId="0EC59582" w14:textId="45FC04A5" w:rsidR="003573A1" w:rsidRDefault="003573A1" w:rsidP="003573A1">
      <w:pPr>
        <w:widowControl/>
        <w:spacing w:after="0"/>
        <w:ind w:firstLineChars="0" w:firstLine="0"/>
        <w:jc w:val="center"/>
        <w:rPr>
          <w:rFonts w:eastAsia="Times New Roman" w:cs="Times New Roman"/>
          <w:szCs w:val="24"/>
        </w:rPr>
      </w:pPr>
      <w:r w:rsidRPr="003573A1">
        <w:rPr>
          <w:rFonts w:eastAsia="Times New Roman" w:cs="Times New Roman"/>
          <w:noProof/>
          <w:szCs w:val="24"/>
        </w:rPr>
        <w:drawing>
          <wp:inline distT="0" distB="0" distL="0" distR="0" wp14:anchorId="46ADA5FC" wp14:editId="70212FDC">
            <wp:extent cx="2415540" cy="500471"/>
            <wp:effectExtent l="0" t="0" r="3810" b="0"/>
            <wp:docPr id="36" name="Picture 36" descr="C:\Users\whq672437089\AppData\Roaming\Tencent\Users\672437089\TIM\WinTemp\RichOle\_N$EKP~{E6RDX}}]E[R1O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hq672437089\AppData\Roaming\Tencent\Users\672437089\TIM\WinTemp\RichOle\_N$EKP~{E6RDX}}]E[R1OZ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0602" cy="503592"/>
                    </a:xfrm>
                    <a:prstGeom prst="rect">
                      <a:avLst/>
                    </a:prstGeom>
                    <a:noFill/>
                    <a:ln>
                      <a:noFill/>
                    </a:ln>
                  </pic:spPr>
                </pic:pic>
              </a:graphicData>
            </a:graphic>
          </wp:inline>
        </w:drawing>
      </w:r>
      <w:r w:rsidR="002C2259">
        <w:rPr>
          <w:rFonts w:eastAsia="Times New Roman" w:cs="Times New Roman"/>
          <w:szCs w:val="24"/>
        </w:rPr>
        <w:tab/>
        <w:t>(2)</w:t>
      </w:r>
    </w:p>
    <w:p w14:paraId="6AD9B646" w14:textId="77777777" w:rsidR="00981C87" w:rsidRDefault="00981C87" w:rsidP="003573A1">
      <w:pPr>
        <w:widowControl/>
        <w:spacing w:after="0"/>
        <w:ind w:firstLineChars="0" w:firstLine="0"/>
        <w:jc w:val="center"/>
        <w:rPr>
          <w:rFonts w:eastAsia="Times New Roman" w:cs="Times New Roman"/>
          <w:szCs w:val="24"/>
        </w:rPr>
      </w:pPr>
    </w:p>
    <w:p w14:paraId="3711AFCD" w14:textId="729CF3DE" w:rsidR="00981C87" w:rsidRDefault="00981C87" w:rsidP="00981C87">
      <w:pPr>
        <w:widowControl/>
        <w:spacing w:after="0"/>
        <w:ind w:firstLineChars="0" w:firstLine="0"/>
        <w:jc w:val="center"/>
        <w:rPr>
          <w:rFonts w:eastAsia="Times New Roman" w:cs="Times New Roman"/>
          <w:szCs w:val="24"/>
        </w:rPr>
      </w:pPr>
      <w:r w:rsidRPr="00981C87">
        <w:rPr>
          <w:rFonts w:eastAsia="Times New Roman" w:cs="Times New Roman"/>
          <w:noProof/>
          <w:szCs w:val="24"/>
        </w:rPr>
        <w:drawing>
          <wp:inline distT="0" distB="0" distL="0" distR="0" wp14:anchorId="2DA1E66D" wp14:editId="0338DE1A">
            <wp:extent cx="2504782" cy="345881"/>
            <wp:effectExtent l="0" t="0" r="0" b="0"/>
            <wp:docPr id="37" name="Picture 37" descr="C:\Users\whq672437089\AppData\Roaming\Tencent\Users\672437089\TIM\WinTemp\RichOle\{N_J`5~[{`IZ%WN31N([4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hq672437089\AppData\Roaming\Tencent\Users\672437089\TIM\WinTemp\RichOle\{N_J`5~[{`IZ%WN31N([4U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4629" cy="358288"/>
                    </a:xfrm>
                    <a:prstGeom prst="rect">
                      <a:avLst/>
                    </a:prstGeom>
                    <a:noFill/>
                    <a:ln>
                      <a:noFill/>
                    </a:ln>
                  </pic:spPr>
                </pic:pic>
              </a:graphicData>
            </a:graphic>
          </wp:inline>
        </w:drawing>
      </w:r>
      <w:r w:rsidR="002C2259">
        <w:rPr>
          <w:rFonts w:eastAsia="Times New Roman" w:cs="Times New Roman"/>
          <w:szCs w:val="24"/>
        </w:rPr>
        <w:tab/>
        <w:t>(3)</w:t>
      </w:r>
    </w:p>
    <w:p w14:paraId="2BD7E1A6" w14:textId="77777777" w:rsidR="001C0E70" w:rsidRDefault="001C0E70" w:rsidP="001C0E70">
      <w:pPr>
        <w:widowControl/>
        <w:spacing w:after="0"/>
        <w:ind w:firstLineChars="0" w:firstLine="720"/>
      </w:pPr>
    </w:p>
    <w:p w14:paraId="1069D276" w14:textId="77777777" w:rsidR="001C0E70" w:rsidRDefault="001C0E70" w:rsidP="001C0E70">
      <w:pPr>
        <w:widowControl/>
        <w:spacing w:after="0"/>
        <w:ind w:firstLineChars="0" w:firstLine="720"/>
      </w:pPr>
    </w:p>
    <w:p w14:paraId="319365F6" w14:textId="52BB59B1" w:rsidR="00981C87" w:rsidRPr="003573A1" w:rsidRDefault="001C0E70" w:rsidP="00EB0870">
      <w:pPr>
        <w:ind w:firstLine="480"/>
      </w:pPr>
      <w:r w:rsidRPr="001A1D81">
        <w:t>Therefore, in logistic regression background, the following coefficient means the average change in logit when its corresponding predictor change one unit. Acco</w:t>
      </w:r>
      <w:r w:rsidR="002C2259">
        <w:t>r</w:t>
      </w:r>
      <w:r w:rsidRPr="001A1D81">
        <w:t>ding to each predic</w:t>
      </w:r>
      <w:r w:rsidR="002C2259">
        <w:t>t</w:t>
      </w:r>
      <w:r w:rsidRPr="001A1D81">
        <w:t xml:space="preserve">or’s </w:t>
      </w:r>
      <w:r w:rsidRPr="002C2259">
        <w:rPr>
          <w:i/>
        </w:rPr>
        <w:t>p</w:t>
      </w:r>
      <w:r w:rsidRPr="001A1D81">
        <w:t>-value, some preliminary variable selection</w:t>
      </w:r>
      <w:r w:rsidR="002C2259">
        <w:t>s can be made</w:t>
      </w:r>
      <w:r w:rsidRPr="001A1D81">
        <w:t xml:space="preserve">. Therefore, if </w:t>
      </w:r>
      <w:r w:rsidR="002C2259">
        <w:t>the</w:t>
      </w:r>
      <w:r w:rsidRPr="001A1D81">
        <w:t xml:space="preserve"> significance level </w:t>
      </w:r>
      <w:r w:rsidR="002C2259">
        <w:t xml:space="preserve">is set to </w:t>
      </w:r>
      <w:r w:rsidRPr="001A1D81">
        <w:t>equal to 0.05, then the v</w:t>
      </w:r>
      <w:r w:rsidR="002C2259">
        <w:t>ariable-“department” will be abando</w:t>
      </w:r>
      <w:r w:rsidRPr="001A1D81">
        <w:t>ned</w:t>
      </w:r>
      <w:r>
        <w:t>.</w:t>
      </w:r>
    </w:p>
    <w:p w14:paraId="15E4B951" w14:textId="77777777" w:rsidR="003573A1" w:rsidRDefault="003573A1" w:rsidP="00EB0870">
      <w:pPr>
        <w:ind w:firstLine="480"/>
      </w:pPr>
    </w:p>
    <w:p w14:paraId="38C1854D" w14:textId="43CE70ED" w:rsidR="001E7505" w:rsidRDefault="001E7505" w:rsidP="001E7505">
      <w:pPr>
        <w:widowControl/>
        <w:spacing w:after="0"/>
        <w:ind w:firstLineChars="0" w:firstLine="0"/>
        <w:jc w:val="center"/>
        <w:rPr>
          <w:rFonts w:eastAsia="Times New Roman" w:cs="Times New Roman"/>
          <w:szCs w:val="24"/>
        </w:rPr>
      </w:pPr>
      <w:r w:rsidRPr="001E7505">
        <w:rPr>
          <w:rFonts w:eastAsia="Times New Roman" w:cs="Times New Roman"/>
          <w:noProof/>
          <w:szCs w:val="24"/>
        </w:rPr>
        <w:lastRenderedPageBreak/>
        <w:drawing>
          <wp:inline distT="0" distB="0" distL="0" distR="0" wp14:anchorId="119914D9" wp14:editId="1949CE61">
            <wp:extent cx="5170369" cy="3421380"/>
            <wp:effectExtent l="0" t="0" r="0" b="7620"/>
            <wp:docPr id="33" name="Picture 33" descr="C:\Users\whq672437089\AppData\Roaming\Tencent\Users\672437089\TIM\WinTemp\RichOle\SH@MKCO}3O]3U)L68{Q8]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hq672437089\AppData\Roaming\Tencent\Users\672437089\TIM\WinTemp\RichOle\SH@MKCO}3O]3U)L68{Q8]T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2373" cy="3422706"/>
                    </a:xfrm>
                    <a:prstGeom prst="rect">
                      <a:avLst/>
                    </a:prstGeom>
                    <a:noFill/>
                    <a:ln>
                      <a:noFill/>
                    </a:ln>
                  </pic:spPr>
                </pic:pic>
              </a:graphicData>
            </a:graphic>
          </wp:inline>
        </w:drawing>
      </w:r>
    </w:p>
    <w:p w14:paraId="31547F8F" w14:textId="13FE7F8E" w:rsidR="001E7505" w:rsidRDefault="008E4363" w:rsidP="008E4363">
      <w:pPr>
        <w:widowControl/>
        <w:spacing w:after="0"/>
        <w:ind w:firstLineChars="0" w:firstLine="0"/>
        <w:jc w:val="center"/>
        <w:rPr>
          <w:rFonts w:eastAsia="Times New Roman" w:cs="Times New Roman"/>
          <w:szCs w:val="24"/>
        </w:rPr>
      </w:pPr>
      <w:r>
        <w:rPr>
          <w:rFonts w:eastAsia="Times New Roman" w:cs="Times New Roman"/>
          <w:szCs w:val="24"/>
        </w:rPr>
        <w:t>Fig.15. Coefficients of the logistic model</w:t>
      </w:r>
    </w:p>
    <w:p w14:paraId="25701931" w14:textId="77777777" w:rsidR="008E4363" w:rsidRPr="008E4363" w:rsidRDefault="008E4363" w:rsidP="008E4363">
      <w:pPr>
        <w:widowControl/>
        <w:spacing w:after="0"/>
        <w:ind w:firstLineChars="0" w:firstLine="0"/>
        <w:jc w:val="center"/>
        <w:rPr>
          <w:rFonts w:eastAsia="Times New Roman" w:cs="Times New Roman"/>
          <w:szCs w:val="24"/>
        </w:rPr>
      </w:pPr>
    </w:p>
    <w:p w14:paraId="5CA3D8B8" w14:textId="65B6E8C6" w:rsidR="009B7C7C" w:rsidRDefault="002C2259" w:rsidP="00756E8E">
      <w:pPr>
        <w:ind w:firstLine="480"/>
      </w:pPr>
      <w:r>
        <w:t xml:space="preserve">After fitting the logistic model, </w:t>
      </w:r>
      <w:r w:rsidR="001C0E70">
        <w:t>CV</w:t>
      </w:r>
      <w:r>
        <w:t xml:space="preserve"> (cross-validation) is performed</w:t>
      </w:r>
      <w:r w:rsidR="001C0E70">
        <w:t xml:space="preserve">. </w:t>
      </w:r>
      <w:r w:rsidR="00FA7349">
        <w:t xml:space="preserve">In terms of </w:t>
      </w:r>
      <w:r w:rsidR="009B7C7C">
        <w:t>CV</w:t>
      </w:r>
      <w:r w:rsidR="000C2815">
        <w:t>, i</w:t>
      </w:r>
      <w:r w:rsidR="00FA7349">
        <w:t>t</w:t>
      </w:r>
      <w:r w:rsidR="009B7C7C">
        <w:t xml:space="preserve"> is always used to evaluate </w:t>
      </w:r>
      <w:r>
        <w:t xml:space="preserve">the </w:t>
      </w:r>
      <w:r w:rsidR="009B7C7C">
        <w:t xml:space="preserve">test error in a given statistic model, which is also known as model assessment. </w:t>
      </w:r>
      <w:r>
        <w:t>The result of CV on this model shows that t</w:t>
      </w:r>
      <w:r w:rsidR="001C0E70">
        <w:t xml:space="preserve">he misclassification rate is </w:t>
      </w:r>
      <w:r w:rsidR="00852E95">
        <w:t>0.1399.</w:t>
      </w:r>
    </w:p>
    <w:p w14:paraId="3ABFB318" w14:textId="00377712" w:rsidR="001C0E70" w:rsidRDefault="001C0E70" w:rsidP="001C0E70">
      <w:pPr>
        <w:widowControl/>
        <w:spacing w:after="0"/>
        <w:ind w:firstLineChars="0" w:firstLine="0"/>
        <w:jc w:val="center"/>
        <w:rPr>
          <w:rFonts w:eastAsia="Times New Roman" w:cs="Times New Roman"/>
          <w:szCs w:val="24"/>
        </w:rPr>
      </w:pPr>
      <w:r w:rsidRPr="001C0E70">
        <w:rPr>
          <w:rFonts w:eastAsia="Times New Roman" w:cs="Times New Roman"/>
          <w:noProof/>
          <w:szCs w:val="24"/>
        </w:rPr>
        <w:drawing>
          <wp:inline distT="0" distB="0" distL="0" distR="0" wp14:anchorId="4BDEBB2E" wp14:editId="749B6205">
            <wp:extent cx="4495800" cy="700920"/>
            <wp:effectExtent l="0" t="0" r="0" b="4445"/>
            <wp:docPr id="38" name="Picture 38" descr="C:\Users\whq672437089\AppData\Roaming\Tencent\Users\672437089\TIM\WinTemp\RichOle\B7JSO8)X4~L(KQEZB{BJJ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hq672437089\AppData\Roaming\Tencent\Users\672437089\TIM\WinTemp\RichOle\B7JSO8)X4~L(KQEZB{BJJ4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6943" cy="702657"/>
                    </a:xfrm>
                    <a:prstGeom prst="rect">
                      <a:avLst/>
                    </a:prstGeom>
                    <a:noFill/>
                    <a:ln>
                      <a:noFill/>
                    </a:ln>
                  </pic:spPr>
                </pic:pic>
              </a:graphicData>
            </a:graphic>
          </wp:inline>
        </w:drawing>
      </w:r>
    </w:p>
    <w:p w14:paraId="3A634111" w14:textId="5F51D45A" w:rsidR="001C0E70" w:rsidRDefault="008E4363" w:rsidP="008E4363">
      <w:pPr>
        <w:widowControl/>
        <w:spacing w:after="0"/>
        <w:ind w:firstLineChars="0" w:firstLine="0"/>
        <w:jc w:val="center"/>
        <w:rPr>
          <w:rFonts w:eastAsia="Times New Roman" w:cs="Times New Roman"/>
          <w:szCs w:val="24"/>
        </w:rPr>
      </w:pPr>
      <w:r>
        <w:rPr>
          <w:rFonts w:eastAsia="Times New Roman" w:cs="Times New Roman"/>
          <w:szCs w:val="24"/>
        </w:rPr>
        <w:t>Fig.16. The CV misclassification rate</w:t>
      </w:r>
    </w:p>
    <w:p w14:paraId="614C761B" w14:textId="77777777" w:rsidR="008E4363" w:rsidRPr="008E4363" w:rsidRDefault="008E4363" w:rsidP="008E4363">
      <w:pPr>
        <w:widowControl/>
        <w:spacing w:after="0"/>
        <w:ind w:firstLineChars="0" w:firstLine="0"/>
        <w:jc w:val="center"/>
        <w:rPr>
          <w:rFonts w:eastAsia="Times New Roman" w:cs="Times New Roman"/>
          <w:szCs w:val="24"/>
        </w:rPr>
      </w:pPr>
    </w:p>
    <w:p w14:paraId="79E1BEEA" w14:textId="0A09ABE6" w:rsidR="001C0E70" w:rsidRDefault="001C0E70" w:rsidP="001C0E70">
      <w:pPr>
        <w:ind w:firstLine="480"/>
      </w:pPr>
      <w:r>
        <w:t xml:space="preserve">Then </w:t>
      </w:r>
      <w:r w:rsidR="002C2259">
        <w:t xml:space="preserve">some shrinkage methods like lasso and ridge are performed. These </w:t>
      </w:r>
      <w:r>
        <w:t>m</w:t>
      </w:r>
      <w:r w:rsidR="002C2259">
        <w:t>ethods aim</w:t>
      </w:r>
      <w:r>
        <w:t xml:space="preserve"> at constraining estimate</w:t>
      </w:r>
      <w:r w:rsidR="002C2259">
        <w:t xml:space="preserve">d coefficients </w:t>
      </w:r>
      <w:r>
        <w:t xml:space="preserve">to improve </w:t>
      </w:r>
      <w:r w:rsidR="002C2259">
        <w:t xml:space="preserve">the </w:t>
      </w:r>
      <w:r>
        <w:t>fit</w:t>
      </w:r>
      <w:r w:rsidR="002C2259">
        <w:t>ted model</w:t>
      </w:r>
      <w:r>
        <w:t xml:space="preserve"> and significantly reduce </w:t>
      </w:r>
      <w:r w:rsidR="002C2259">
        <w:t xml:space="preserve">the </w:t>
      </w:r>
      <w:r>
        <w:t xml:space="preserve">variance of the coefficient estimate. These two methods allow </w:t>
      </w:r>
      <w:r w:rsidR="002C2259">
        <w:t xml:space="preserve">people </w:t>
      </w:r>
      <w:r>
        <w:t xml:space="preserve">to use more complex models and avoid over-fitting </w:t>
      </w:r>
      <w:r w:rsidR="002C2259">
        <w:t xml:space="preserve">at the same time </w:t>
      </w:r>
      <w:r>
        <w:t>by forcing estimated coefficients towards zero.</w:t>
      </w:r>
      <w:r w:rsidR="00836B7B">
        <w:t xml:space="preserve"> </w:t>
      </w:r>
      <w:r w:rsidR="002C2259">
        <w:t>A tu</w:t>
      </w:r>
      <w:r w:rsidR="00836B7B">
        <w:t xml:space="preserve">ning parameter </w:t>
      </w:r>
      <w:r w:rsidR="002C2259">
        <w:rPr>
          <w:rFonts w:cs="Times New Roman"/>
        </w:rPr>
        <w:t xml:space="preserve">λ </w:t>
      </w:r>
      <w:r w:rsidR="002C2259">
        <w:t xml:space="preserve">is used </w:t>
      </w:r>
      <w:r w:rsidR="00836B7B">
        <w:t>to restrict the coefficient.</w:t>
      </w:r>
      <w:r w:rsidR="00DD2576">
        <w:t xml:space="preserve"> If this tuning parameter equals to zero, then the normal logi</w:t>
      </w:r>
      <w:r w:rsidR="002C2259">
        <w:t>stic regression is performed. Otherwise,</w:t>
      </w:r>
      <w:r w:rsidR="00DD2576">
        <w:t xml:space="preserve"> if the parameter equals to infinity, then all coefficient</w:t>
      </w:r>
      <w:r w:rsidR="002C2259">
        <w:t>s</w:t>
      </w:r>
      <w:r w:rsidR="00DD2576">
        <w:t xml:space="preserve"> will be assigned to zero.</w:t>
      </w:r>
      <w:r w:rsidR="002C2259">
        <w:t xml:space="preserve"> </w:t>
      </w:r>
    </w:p>
    <w:p w14:paraId="1F6BC799" w14:textId="041EC1EB" w:rsidR="00FD3155" w:rsidRDefault="00FD3155" w:rsidP="001C0E70">
      <w:pPr>
        <w:ind w:firstLine="480"/>
      </w:pPr>
      <w:r>
        <w:t xml:space="preserve">Also, although </w:t>
      </w:r>
      <w:r w:rsidR="002C2259">
        <w:t xml:space="preserve">the </w:t>
      </w:r>
      <w:r>
        <w:t xml:space="preserve">ridge regression is usually more stable, lasso can perform </w:t>
      </w:r>
      <w:r w:rsidR="002C2259">
        <w:t xml:space="preserve">the </w:t>
      </w:r>
      <w:r>
        <w:t>variable selection. Therefore, in terms of interpretation, lasso is better because it can generate simpler models.</w:t>
      </w:r>
    </w:p>
    <w:p w14:paraId="266DAACD" w14:textId="5261F364" w:rsidR="00DD2576" w:rsidRDefault="00DD2576" w:rsidP="00DD2576">
      <w:pPr>
        <w:widowControl/>
        <w:spacing w:after="0"/>
        <w:ind w:firstLineChars="0" w:firstLine="0"/>
        <w:jc w:val="center"/>
        <w:rPr>
          <w:rFonts w:eastAsia="Times New Roman" w:cs="Times New Roman"/>
          <w:szCs w:val="24"/>
        </w:rPr>
      </w:pPr>
      <w:r w:rsidRPr="00DD2576">
        <w:rPr>
          <w:rFonts w:eastAsia="Times New Roman" w:cs="Times New Roman"/>
          <w:noProof/>
          <w:szCs w:val="24"/>
        </w:rPr>
        <w:drawing>
          <wp:inline distT="0" distB="0" distL="0" distR="0" wp14:anchorId="315BB64E" wp14:editId="6D3BB4C3">
            <wp:extent cx="4960620" cy="508782"/>
            <wp:effectExtent l="0" t="0" r="0" b="5715"/>
            <wp:docPr id="49" name="Picture 49" descr="C:\Users\whq672437089\AppData\Roaming\Tencent\Users\672437089\TIM\WinTemp\RichOle\VSGK[P3@TOCT6W)U}2X4[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whq672437089\AppData\Roaming\Tencent\Users\672437089\TIM\WinTemp\RichOle\VSGK[P3@TOCT6W)U}2X4[V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0050" cy="515903"/>
                    </a:xfrm>
                    <a:prstGeom prst="rect">
                      <a:avLst/>
                    </a:prstGeom>
                    <a:noFill/>
                    <a:ln>
                      <a:noFill/>
                    </a:ln>
                  </pic:spPr>
                </pic:pic>
              </a:graphicData>
            </a:graphic>
          </wp:inline>
        </w:drawing>
      </w:r>
      <w:r w:rsidR="002C2259">
        <w:rPr>
          <w:rFonts w:eastAsia="Times New Roman" w:cs="Times New Roman"/>
          <w:szCs w:val="24"/>
        </w:rPr>
        <w:tab/>
        <w:t>(4)</w:t>
      </w:r>
    </w:p>
    <w:p w14:paraId="5D3D6FF2" w14:textId="77777777" w:rsidR="00201C0E" w:rsidRDefault="00201C0E" w:rsidP="00DD2576">
      <w:pPr>
        <w:widowControl/>
        <w:spacing w:after="0"/>
        <w:ind w:firstLineChars="0" w:firstLine="0"/>
        <w:jc w:val="center"/>
        <w:rPr>
          <w:rFonts w:eastAsia="Times New Roman" w:cs="Times New Roman"/>
          <w:szCs w:val="24"/>
        </w:rPr>
      </w:pPr>
    </w:p>
    <w:p w14:paraId="78A42D89" w14:textId="73C06AFA" w:rsidR="00DC5B6A" w:rsidRDefault="002C2259" w:rsidP="002C2259">
      <w:pPr>
        <w:ind w:firstLine="480"/>
      </w:pPr>
      <w:r>
        <w:t xml:space="preserve">The </w:t>
      </w:r>
      <w:r w:rsidR="00DC5B6A">
        <w:t xml:space="preserve">ridge </w:t>
      </w:r>
      <w:r w:rsidR="00DD2576">
        <w:t xml:space="preserve">logistic regression is fitted by training data set, then </w:t>
      </w:r>
      <w:r>
        <w:t>through c</w:t>
      </w:r>
      <w:r w:rsidR="00DD2576">
        <w:t>r</w:t>
      </w:r>
      <w:r>
        <w:t>oss-</w:t>
      </w:r>
      <w:r w:rsidR="00DD2576">
        <w:t xml:space="preserve">validation, </w:t>
      </w:r>
      <w:r>
        <w:t>the best tuning parameter can be selected. Here t</w:t>
      </w:r>
      <w:r w:rsidR="00DD2576">
        <w:t xml:space="preserve">he </w:t>
      </w:r>
      <w:r>
        <w:t xml:space="preserve">best </w:t>
      </w:r>
      <w:r w:rsidR="00DD2576">
        <w:t xml:space="preserve">tuning parameter </w:t>
      </w:r>
      <w:r>
        <w:t xml:space="preserve">is 0.087, </w:t>
      </w:r>
      <w:r w:rsidR="00DD2576">
        <w:t>result</w:t>
      </w:r>
      <w:r>
        <w:t>ing</w:t>
      </w:r>
      <w:r w:rsidR="00DD2576">
        <w:t xml:space="preserve"> in the minimum </w:t>
      </w:r>
      <w:r>
        <w:t xml:space="preserve">training </w:t>
      </w:r>
      <w:r w:rsidR="00DD2576">
        <w:t>misclassification ra</w:t>
      </w:r>
      <w:r>
        <w:t xml:space="preserve">te - </w:t>
      </w:r>
      <w:r w:rsidR="00DD2576">
        <w:t>0.087 an</w:t>
      </w:r>
      <w:r>
        <w:t>d the minimum CV misclassification rate - 0.206. Then this parameter is used to predict the test data and</w:t>
      </w:r>
      <w:r w:rsidR="00DD2576">
        <w:t xml:space="preserve"> the </w:t>
      </w:r>
      <w:r>
        <w:t xml:space="preserve">test </w:t>
      </w:r>
      <w:r w:rsidR="00DD2576">
        <w:t>misclassification rate is 0.207.</w:t>
      </w:r>
      <w:r w:rsidR="002A2997">
        <w:t xml:space="preserve"> </w:t>
      </w:r>
    </w:p>
    <w:p w14:paraId="2A3C70F8" w14:textId="7C12353D" w:rsidR="00A70CDB" w:rsidRPr="00A70CDB" w:rsidRDefault="00A70CDB" w:rsidP="00A70CDB">
      <w:pPr>
        <w:widowControl/>
        <w:spacing w:after="0"/>
        <w:ind w:firstLineChars="0" w:firstLine="0"/>
        <w:jc w:val="center"/>
        <w:rPr>
          <w:rFonts w:eastAsia="Times New Roman" w:cs="Times New Roman"/>
          <w:szCs w:val="24"/>
        </w:rPr>
      </w:pPr>
    </w:p>
    <w:p w14:paraId="7E4F58EC" w14:textId="77777777" w:rsidR="00A70CDB" w:rsidRDefault="00A70CDB" w:rsidP="001C0E70">
      <w:pPr>
        <w:ind w:firstLine="480"/>
      </w:pPr>
    </w:p>
    <w:p w14:paraId="2A9A7415" w14:textId="6D05F598" w:rsidR="00A70CDB" w:rsidRDefault="00A70CDB" w:rsidP="00A70CDB">
      <w:pPr>
        <w:widowControl/>
        <w:spacing w:after="0"/>
        <w:ind w:firstLineChars="0" w:firstLine="0"/>
        <w:jc w:val="center"/>
        <w:rPr>
          <w:rFonts w:eastAsia="Times New Roman" w:cs="Times New Roman"/>
          <w:szCs w:val="24"/>
        </w:rPr>
      </w:pPr>
      <w:r w:rsidRPr="00A70CDB">
        <w:rPr>
          <w:rFonts w:eastAsia="Times New Roman" w:cs="Times New Roman"/>
          <w:noProof/>
          <w:szCs w:val="24"/>
        </w:rPr>
        <w:lastRenderedPageBreak/>
        <w:drawing>
          <wp:inline distT="0" distB="0" distL="0" distR="0" wp14:anchorId="5E8F2A0D" wp14:editId="5305B679">
            <wp:extent cx="4152900" cy="2673585"/>
            <wp:effectExtent l="0" t="0" r="0" b="0"/>
            <wp:docPr id="42" name="Picture 42" descr="C:\Users\whq672437089\AppData\Roaming\Tencent\Users\672437089\TIM\WinTemp\RichOle\BDPHKT~BHCJ{1B}R_I$8~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hq672437089\AppData\Roaming\Tencent\Users\672437089\TIM\WinTemp\RichOle\BDPHKT~BHCJ{1B}R_I$8~P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4895" cy="2687745"/>
                    </a:xfrm>
                    <a:prstGeom prst="rect">
                      <a:avLst/>
                    </a:prstGeom>
                    <a:noFill/>
                    <a:ln>
                      <a:noFill/>
                    </a:ln>
                  </pic:spPr>
                </pic:pic>
              </a:graphicData>
            </a:graphic>
          </wp:inline>
        </w:drawing>
      </w:r>
    </w:p>
    <w:p w14:paraId="4B097046" w14:textId="77777777" w:rsidR="00A70CDB" w:rsidRDefault="00A70CDB" w:rsidP="00A70CDB">
      <w:pPr>
        <w:widowControl/>
        <w:spacing w:after="0"/>
        <w:ind w:firstLineChars="0" w:firstLine="0"/>
        <w:jc w:val="left"/>
        <w:rPr>
          <w:rFonts w:eastAsia="Times New Roman" w:cs="Times New Roman"/>
          <w:szCs w:val="24"/>
        </w:rPr>
      </w:pPr>
    </w:p>
    <w:p w14:paraId="2FE9DBAF" w14:textId="77777777" w:rsidR="00A70CDB" w:rsidRDefault="00A70CDB" w:rsidP="00A70CDB">
      <w:pPr>
        <w:widowControl/>
        <w:spacing w:after="0"/>
        <w:ind w:firstLineChars="0" w:firstLine="0"/>
        <w:jc w:val="left"/>
        <w:rPr>
          <w:rFonts w:eastAsia="Times New Roman" w:cs="Times New Roman"/>
          <w:szCs w:val="24"/>
        </w:rPr>
      </w:pPr>
    </w:p>
    <w:p w14:paraId="54BF0469" w14:textId="6C4533B2" w:rsidR="00A70CDB" w:rsidRDefault="00A70CDB" w:rsidP="00A70CDB">
      <w:pPr>
        <w:widowControl/>
        <w:spacing w:after="0"/>
        <w:ind w:firstLineChars="0" w:firstLine="0"/>
        <w:jc w:val="center"/>
        <w:rPr>
          <w:rFonts w:eastAsia="Times New Roman" w:cs="Times New Roman"/>
          <w:szCs w:val="24"/>
        </w:rPr>
      </w:pPr>
      <w:r w:rsidRPr="00A70CDB">
        <w:rPr>
          <w:rFonts w:eastAsia="Times New Roman" w:cs="Times New Roman"/>
          <w:noProof/>
          <w:szCs w:val="24"/>
        </w:rPr>
        <w:drawing>
          <wp:inline distT="0" distB="0" distL="0" distR="0" wp14:anchorId="68347BFB" wp14:editId="4444CF5C">
            <wp:extent cx="3611880" cy="2724912"/>
            <wp:effectExtent l="0" t="0" r="7620" b="0"/>
            <wp:docPr id="40" name="Picture 40" descr="C:\Users\whq672437089\AppData\Roaming\Tencent\Users\672437089\TIM\WinTemp\RichOle\H[Q1~~(PK74D1R`HFT$D_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whq672437089\AppData\Roaming\Tencent\Users\672437089\TIM\WinTemp\RichOle\H[Q1~~(PK74D1R`HFT$D__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4062" cy="2726558"/>
                    </a:xfrm>
                    <a:prstGeom prst="rect">
                      <a:avLst/>
                    </a:prstGeom>
                    <a:noFill/>
                    <a:ln>
                      <a:noFill/>
                    </a:ln>
                  </pic:spPr>
                </pic:pic>
              </a:graphicData>
            </a:graphic>
          </wp:inline>
        </w:drawing>
      </w:r>
      <w:r w:rsidRPr="00A70CDB">
        <w:rPr>
          <w:rFonts w:eastAsia="Times New Roman" w:cs="Times New Roman"/>
          <w:noProof/>
          <w:szCs w:val="24"/>
        </w:rPr>
        <w:drawing>
          <wp:inline distT="0" distB="0" distL="0" distR="0" wp14:anchorId="40854BF0" wp14:editId="579802B0">
            <wp:extent cx="2978785" cy="2713711"/>
            <wp:effectExtent l="0" t="0" r="0" b="0"/>
            <wp:docPr id="39" name="Picture 39" descr="C:\Users\whq672437089\AppData\Roaming\Tencent\Users\672437089\TIM\WinTemp\RichOle\H[{[5JKL~I9B49PJCI(S_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whq672437089\AppData\Roaming\Tencent\Users\672437089\TIM\WinTemp\RichOle\H[{[5JKL~I9B49PJCI(S_F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0783" cy="2751972"/>
                    </a:xfrm>
                    <a:prstGeom prst="rect">
                      <a:avLst/>
                    </a:prstGeom>
                    <a:noFill/>
                    <a:ln>
                      <a:noFill/>
                    </a:ln>
                  </pic:spPr>
                </pic:pic>
              </a:graphicData>
            </a:graphic>
          </wp:inline>
        </w:drawing>
      </w:r>
    </w:p>
    <w:p w14:paraId="44DE92C7" w14:textId="398CCDFD" w:rsidR="008E4363" w:rsidRDefault="008E4363" w:rsidP="008E4363">
      <w:pPr>
        <w:widowControl/>
        <w:spacing w:after="0"/>
        <w:ind w:firstLineChars="0" w:firstLine="0"/>
        <w:jc w:val="center"/>
        <w:rPr>
          <w:rFonts w:eastAsia="Times New Roman" w:cs="Times New Roman"/>
          <w:szCs w:val="24"/>
        </w:rPr>
      </w:pPr>
      <w:r>
        <w:rPr>
          <w:rFonts w:eastAsia="Times New Roman" w:cs="Times New Roman"/>
          <w:szCs w:val="24"/>
        </w:rPr>
        <w:t xml:space="preserve">Fig.17. Results of </w:t>
      </w:r>
      <w:r w:rsidR="00F214E0">
        <w:rPr>
          <w:rFonts w:eastAsia="Times New Roman" w:cs="Times New Roman"/>
          <w:szCs w:val="24"/>
        </w:rPr>
        <w:t xml:space="preserve">the </w:t>
      </w:r>
      <w:r>
        <w:rPr>
          <w:rFonts w:eastAsia="Times New Roman" w:cs="Times New Roman"/>
          <w:szCs w:val="24"/>
        </w:rPr>
        <w:t>ridge logistic model</w:t>
      </w:r>
    </w:p>
    <w:p w14:paraId="6C4BB0CC" w14:textId="4F3A3B60" w:rsidR="00DD2576" w:rsidRDefault="00DD2576" w:rsidP="00DD2576">
      <w:pPr>
        <w:widowControl/>
        <w:spacing w:after="0"/>
        <w:ind w:firstLineChars="0" w:firstLine="0"/>
        <w:rPr>
          <w:rFonts w:eastAsia="Times New Roman" w:cs="Times New Roman"/>
          <w:szCs w:val="24"/>
        </w:rPr>
      </w:pPr>
    </w:p>
    <w:p w14:paraId="1564290D" w14:textId="77777777" w:rsidR="00F214E0" w:rsidRDefault="00DD2576" w:rsidP="00F214E0">
      <w:pPr>
        <w:ind w:firstLine="480"/>
      </w:pPr>
      <w:r>
        <w:t xml:space="preserve">Then </w:t>
      </w:r>
      <w:r w:rsidR="00F214E0">
        <w:t xml:space="preserve">the </w:t>
      </w:r>
      <w:r>
        <w:t xml:space="preserve">lasso logistic regression is fitted. This time the optimum tuning parameter is 0.048. The CV misclassification rate is 0.184. </w:t>
      </w:r>
      <w:r w:rsidR="00F214E0">
        <w:t>Then this parameter is used</w:t>
      </w:r>
      <w:r>
        <w:t xml:space="preserve"> to predict </w:t>
      </w:r>
      <w:r w:rsidR="00F214E0">
        <w:t xml:space="preserve">the test data set and </w:t>
      </w:r>
      <w:r>
        <w:t xml:space="preserve">the misclassification rate is 0.183. </w:t>
      </w:r>
    </w:p>
    <w:p w14:paraId="2D594079" w14:textId="6319EC82" w:rsidR="00A70CDB" w:rsidRPr="00A70CDB" w:rsidRDefault="00F214E0" w:rsidP="00F214E0">
      <w:pPr>
        <w:ind w:firstLine="480"/>
      </w:pPr>
      <w:r>
        <w:t>T</w:t>
      </w:r>
      <w:r w:rsidR="00DD2576">
        <w:t>he s</w:t>
      </w:r>
      <w:r>
        <w:t>elected var</w:t>
      </w:r>
      <w:r w:rsidR="00DD2576">
        <w:t>iable</w:t>
      </w:r>
      <w:r>
        <w:t>s are</w:t>
      </w:r>
      <w:r w:rsidR="00DD2576">
        <w:t xml:space="preserve"> “satisfaction level”, “year spent in company” and “work accident”.</w:t>
      </w:r>
      <w:r>
        <w:t xml:space="preserve"> H</w:t>
      </w:r>
      <w:r w:rsidR="002A2997">
        <w:t xml:space="preserve">ere the reason why </w:t>
      </w:r>
      <w:r>
        <w:t xml:space="preserve">the </w:t>
      </w:r>
      <w:r w:rsidR="002A2997">
        <w:t>misclassification rate dramatically decrease</w:t>
      </w:r>
      <w:r>
        <w:t>s</w:t>
      </w:r>
      <w:r w:rsidR="002A2997">
        <w:t xml:space="preserve"> </w:t>
      </w:r>
      <w:r>
        <w:t xml:space="preserve">and increases </w:t>
      </w:r>
      <w:r w:rsidR="002A2997">
        <w:t xml:space="preserve">after </w:t>
      </w:r>
      <w:r>
        <w:t xml:space="preserve">and before a particular </w:t>
      </w:r>
      <w:r>
        <w:rPr>
          <w:rFonts w:cs="Times New Roman"/>
        </w:rPr>
        <w:t xml:space="preserve">λ </w:t>
      </w:r>
      <w:r>
        <w:t>- value is</w:t>
      </w:r>
      <w:r w:rsidR="002A2997">
        <w:t xml:space="preserve"> probably that the variab</w:t>
      </w:r>
      <w:r>
        <w:t>le, “work accident”, has been downsized</w:t>
      </w:r>
      <w:r w:rsidR="002A2997">
        <w:t xml:space="preserve"> to zero</w:t>
      </w:r>
      <w:r>
        <w:t xml:space="preserve"> at that point</w:t>
      </w:r>
      <w:r w:rsidR="002A2997">
        <w:t>.</w:t>
      </w:r>
      <w:r>
        <w:t xml:space="preserve"> Therefore, the variable “work ac</w:t>
      </w:r>
      <w:r w:rsidR="00773907">
        <w:t xml:space="preserve">cident” is very likely to be a </w:t>
      </w:r>
      <w:r>
        <w:t>valuable predictor.</w:t>
      </w:r>
    </w:p>
    <w:p w14:paraId="6E74F060" w14:textId="7F262602" w:rsidR="00A70CDB" w:rsidRDefault="00A70CDB" w:rsidP="00A70CDB">
      <w:pPr>
        <w:widowControl/>
        <w:spacing w:after="0"/>
        <w:ind w:firstLineChars="0" w:firstLine="0"/>
        <w:jc w:val="left"/>
        <w:rPr>
          <w:rFonts w:eastAsia="Times New Roman" w:cs="Times New Roman"/>
          <w:szCs w:val="24"/>
        </w:rPr>
      </w:pPr>
    </w:p>
    <w:p w14:paraId="5BF2CC89" w14:textId="77777777" w:rsidR="00A70CDB" w:rsidRDefault="00A70CDB" w:rsidP="00A70CDB">
      <w:pPr>
        <w:widowControl/>
        <w:spacing w:after="0"/>
        <w:ind w:firstLineChars="0" w:firstLine="0"/>
        <w:jc w:val="center"/>
        <w:rPr>
          <w:rFonts w:eastAsia="Times New Roman" w:cs="Times New Roman"/>
          <w:szCs w:val="24"/>
        </w:rPr>
      </w:pPr>
      <w:r w:rsidRPr="00A70CDB">
        <w:rPr>
          <w:rFonts w:eastAsia="Times New Roman" w:cs="Times New Roman"/>
          <w:noProof/>
          <w:szCs w:val="24"/>
        </w:rPr>
        <w:lastRenderedPageBreak/>
        <w:drawing>
          <wp:inline distT="0" distB="0" distL="0" distR="0" wp14:anchorId="145E623C" wp14:editId="4FCDE5B9">
            <wp:extent cx="3360420" cy="2292151"/>
            <wp:effectExtent l="0" t="0" r="0" b="0"/>
            <wp:docPr id="46" name="Picture 46" descr="C:\Users\whq672437089\AppData\Roaming\Tencent\Users\672437089\TIM\WinTemp\RichOle\CUOW1NU}14`0`M$A%0NB{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whq672437089\AppData\Roaming\Tencent\Users\672437089\TIM\WinTemp\RichOle\CUOW1NU}14`0`M$A%0NB{K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9237" cy="2298165"/>
                    </a:xfrm>
                    <a:prstGeom prst="rect">
                      <a:avLst/>
                    </a:prstGeom>
                    <a:noFill/>
                    <a:ln>
                      <a:noFill/>
                    </a:ln>
                  </pic:spPr>
                </pic:pic>
              </a:graphicData>
            </a:graphic>
          </wp:inline>
        </w:drawing>
      </w:r>
      <w:r w:rsidRPr="00A70CDB">
        <w:rPr>
          <w:rFonts w:eastAsia="Times New Roman" w:cs="Times New Roman"/>
          <w:noProof/>
          <w:szCs w:val="24"/>
        </w:rPr>
        <w:drawing>
          <wp:inline distT="0" distB="0" distL="0" distR="0" wp14:anchorId="03EB4B47" wp14:editId="5FFA9462">
            <wp:extent cx="3191716" cy="2164080"/>
            <wp:effectExtent l="0" t="0" r="8890" b="7620"/>
            <wp:docPr id="45" name="Picture 45" descr="C:\Users\whq672437089\AppData\Roaming\Tencent\Users\672437089\TIM\WinTemp\RichOle\0_J4}RBDV5(F`0Y5`DZ6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whq672437089\AppData\Roaming\Tencent\Users\672437089\TIM\WinTemp\RichOle\0_J4}RBDV5(F`0Y5`DZ6U{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9923" cy="2169644"/>
                    </a:xfrm>
                    <a:prstGeom prst="rect">
                      <a:avLst/>
                    </a:prstGeom>
                    <a:noFill/>
                    <a:ln>
                      <a:noFill/>
                    </a:ln>
                  </pic:spPr>
                </pic:pic>
              </a:graphicData>
            </a:graphic>
          </wp:inline>
        </w:drawing>
      </w:r>
    </w:p>
    <w:p w14:paraId="1C81C149" w14:textId="77777777" w:rsidR="00A70CDB" w:rsidRDefault="00A70CDB" w:rsidP="00A70CDB">
      <w:pPr>
        <w:widowControl/>
        <w:spacing w:after="0"/>
        <w:ind w:firstLineChars="0" w:firstLine="0"/>
        <w:jc w:val="left"/>
        <w:rPr>
          <w:rFonts w:eastAsia="Times New Roman" w:cs="Times New Roman"/>
          <w:szCs w:val="24"/>
        </w:rPr>
      </w:pPr>
    </w:p>
    <w:p w14:paraId="0F46640C" w14:textId="58C5E067" w:rsidR="00A70CDB" w:rsidRDefault="00A70CDB" w:rsidP="00A70CDB">
      <w:pPr>
        <w:widowControl/>
        <w:spacing w:after="0"/>
        <w:ind w:firstLineChars="0" w:firstLine="0"/>
        <w:jc w:val="center"/>
        <w:rPr>
          <w:rFonts w:eastAsia="Times New Roman" w:cs="Times New Roman"/>
          <w:szCs w:val="24"/>
        </w:rPr>
      </w:pPr>
      <w:r w:rsidRPr="00A70CDB">
        <w:rPr>
          <w:rFonts w:eastAsia="Times New Roman" w:cs="Times New Roman"/>
          <w:noProof/>
          <w:szCs w:val="24"/>
        </w:rPr>
        <w:drawing>
          <wp:inline distT="0" distB="0" distL="0" distR="0" wp14:anchorId="74B38E19" wp14:editId="26EA351D">
            <wp:extent cx="2491740" cy="2950104"/>
            <wp:effectExtent l="0" t="0" r="3810" b="3175"/>
            <wp:docPr id="44" name="Picture 44" descr="C:\Users\whq672437089\AppData\Roaming\Tencent\Users\672437089\TIM\WinTemp\RichOle\T04WWKVSU1]845H]R5X}9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whq672437089\AppData\Roaming\Tencent\Users\672437089\TIM\WinTemp\RichOle\T04WWKVSU1]845H]R5X}9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8286" cy="2957854"/>
                    </a:xfrm>
                    <a:prstGeom prst="rect">
                      <a:avLst/>
                    </a:prstGeom>
                    <a:noFill/>
                    <a:ln>
                      <a:noFill/>
                    </a:ln>
                  </pic:spPr>
                </pic:pic>
              </a:graphicData>
            </a:graphic>
          </wp:inline>
        </w:drawing>
      </w:r>
      <w:r w:rsidRPr="00A70CDB">
        <w:rPr>
          <w:rFonts w:eastAsia="Times New Roman" w:cs="Times New Roman"/>
          <w:noProof/>
          <w:szCs w:val="24"/>
        </w:rPr>
        <w:drawing>
          <wp:inline distT="0" distB="0" distL="0" distR="0" wp14:anchorId="275F54D6" wp14:editId="5642B70F">
            <wp:extent cx="2621280" cy="2924965"/>
            <wp:effectExtent l="0" t="0" r="7620" b="8890"/>
            <wp:docPr id="43" name="Picture 43" descr="C:\Users\whq672437089\AppData\Roaming\Tencent\Users\672437089\TIM\WinTemp\RichOle\[%X6@F6Q7VHJB790%%JFO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whq672437089\AppData\Roaming\Tencent\Users\672437089\TIM\WinTemp\RichOle\[%X6@F6Q7VHJB790%%JFO3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3797" cy="2927773"/>
                    </a:xfrm>
                    <a:prstGeom prst="rect">
                      <a:avLst/>
                    </a:prstGeom>
                    <a:noFill/>
                    <a:ln>
                      <a:noFill/>
                    </a:ln>
                  </pic:spPr>
                </pic:pic>
              </a:graphicData>
            </a:graphic>
          </wp:inline>
        </w:drawing>
      </w:r>
    </w:p>
    <w:p w14:paraId="5ABE2314" w14:textId="4E01B150" w:rsidR="00F214E0" w:rsidRDefault="00F214E0" w:rsidP="00F214E0">
      <w:pPr>
        <w:widowControl/>
        <w:spacing w:after="0"/>
        <w:ind w:firstLineChars="0" w:firstLine="0"/>
        <w:jc w:val="center"/>
        <w:rPr>
          <w:rFonts w:eastAsia="Times New Roman" w:cs="Times New Roman"/>
          <w:szCs w:val="24"/>
        </w:rPr>
      </w:pPr>
      <w:r>
        <w:rPr>
          <w:rFonts w:eastAsia="Times New Roman" w:cs="Times New Roman"/>
          <w:szCs w:val="24"/>
        </w:rPr>
        <w:t>Fig.17. Results of the lasso logistic model</w:t>
      </w:r>
    </w:p>
    <w:p w14:paraId="59D29381" w14:textId="58BB369A" w:rsidR="00FD3155" w:rsidRDefault="00FD3155" w:rsidP="00FD3155">
      <w:pPr>
        <w:widowControl/>
        <w:spacing w:after="0"/>
        <w:ind w:firstLineChars="0" w:firstLine="0"/>
        <w:rPr>
          <w:rFonts w:eastAsia="Times New Roman" w:cs="Times New Roman"/>
          <w:szCs w:val="24"/>
        </w:rPr>
      </w:pPr>
    </w:p>
    <w:p w14:paraId="0D05A11A" w14:textId="54FE0B86" w:rsidR="00201C0E" w:rsidRDefault="00FD3155" w:rsidP="001A1D81">
      <w:pPr>
        <w:ind w:firstLine="480"/>
      </w:pPr>
      <w:r>
        <w:t xml:space="preserve">Overall, </w:t>
      </w:r>
      <w:r w:rsidR="00201C0E">
        <w:t>important variable</w:t>
      </w:r>
      <w:r w:rsidR="001569F8">
        <w:t>s</w:t>
      </w:r>
      <w:r w:rsidR="00201C0E">
        <w:t xml:space="preserve"> </w:t>
      </w:r>
      <w:r w:rsidR="001569F8">
        <w:t>are</w:t>
      </w:r>
      <w:r w:rsidR="00201C0E">
        <w:t xml:space="preserve"> “satisfaction level”, “years spent in company” and “work accidents”</w:t>
      </w:r>
      <w:r w:rsidR="001569F8">
        <w:t xml:space="preserve"> according to results of the lasso logistic model</w:t>
      </w:r>
      <w:r w:rsidR="00201C0E">
        <w:t xml:space="preserve">. </w:t>
      </w:r>
    </w:p>
    <w:p w14:paraId="12C7C96D" w14:textId="74B60051" w:rsidR="00FD3155" w:rsidRPr="00650655" w:rsidRDefault="001569F8" w:rsidP="001A1D81">
      <w:pPr>
        <w:ind w:firstLine="480"/>
      </w:pPr>
      <w:r>
        <w:t xml:space="preserve">However, what should be noticed </w:t>
      </w:r>
      <w:r w:rsidR="007A27B9">
        <w:t xml:space="preserve">here </w:t>
      </w:r>
      <w:r>
        <w:t xml:space="preserve">is that </w:t>
      </w:r>
      <w:r w:rsidR="00FD3155">
        <w:t>if shrinkage method</w:t>
      </w:r>
      <w:r>
        <w:t>s</w:t>
      </w:r>
      <w:r w:rsidR="00FD3155">
        <w:t xml:space="preserve"> </w:t>
      </w:r>
      <w:r w:rsidR="007A27B9">
        <w:t xml:space="preserve">are applied </w:t>
      </w:r>
      <w:r w:rsidR="00FD3155">
        <w:t xml:space="preserve">on </w:t>
      </w:r>
      <w:r>
        <w:t xml:space="preserve">the </w:t>
      </w:r>
      <w:r w:rsidR="00FD3155">
        <w:t>logistic model, the misclassification rate increases</w:t>
      </w:r>
      <w:r>
        <w:t xml:space="preserve"> instead of decreasing</w:t>
      </w:r>
      <w:r w:rsidR="00FD3155">
        <w:t>, which means that the model fitted by shrinkage method</w:t>
      </w:r>
      <w:r>
        <w:t>s</w:t>
      </w:r>
      <w:r w:rsidR="00FD3155">
        <w:t xml:space="preserve"> performs worse. </w:t>
      </w:r>
      <w:r w:rsidR="007819DA">
        <w:t xml:space="preserve">The reason </w:t>
      </w:r>
      <w:r w:rsidR="007A27B9">
        <w:t xml:space="preserve">may lie on the bias-variance tradeoff. Shrinkage methods are always used in </w:t>
      </w:r>
      <w:r w:rsidR="007819DA">
        <w:t xml:space="preserve">situations where the model has high variance </w:t>
      </w:r>
      <w:r w:rsidR="007A27B9">
        <w:t xml:space="preserve">or large coefficients. Then through shrinking coefficients and thereby dramatically decreasing the </w:t>
      </w:r>
      <w:r w:rsidR="007819DA">
        <w:t>variance at the little cost of increas</w:t>
      </w:r>
      <w:r w:rsidR="007A27B9">
        <w:t>ing the bias, models are improved to be more predictable and interpretable.</w:t>
      </w:r>
      <w:r w:rsidR="007819DA">
        <w:t xml:space="preserve"> Ho</w:t>
      </w:r>
      <w:r w:rsidR="007A27B9">
        <w:t>we</w:t>
      </w:r>
      <w:r w:rsidR="007819DA">
        <w:t xml:space="preserve">ver, </w:t>
      </w:r>
      <w:r w:rsidR="00FD3155">
        <w:t>in this logistic model,</w:t>
      </w:r>
      <w:r w:rsidR="00E572B8">
        <w:t xml:space="preserve"> which is used for classification</w:t>
      </w:r>
      <w:r w:rsidR="007A27B9">
        <w:t xml:space="preserve"> at first in this report</w:t>
      </w:r>
      <w:r w:rsidR="00E572B8">
        <w:t>,</w:t>
      </w:r>
      <w:r w:rsidR="00FD3155">
        <w:t xml:space="preserve"> </w:t>
      </w:r>
      <w:r w:rsidR="007A27B9">
        <w:t>it can be</w:t>
      </w:r>
      <w:r w:rsidR="00FD3155">
        <w:t xml:space="preserve"> see</w:t>
      </w:r>
      <w:r w:rsidR="007A27B9">
        <w:t xml:space="preserve">n that its coefficients and the corresponding </w:t>
      </w:r>
      <w:r w:rsidR="00FD3155">
        <w:t>standard</w:t>
      </w:r>
      <w:r w:rsidR="007819DA">
        <w:t xml:space="preserve"> error</w:t>
      </w:r>
      <w:r w:rsidR="007A27B9">
        <w:t>s</w:t>
      </w:r>
      <w:r w:rsidR="007819DA">
        <w:t xml:space="preserve"> are already small enough, which means that this model may not have </w:t>
      </w:r>
      <w:r w:rsidR="007A27B9">
        <w:t xml:space="preserve">a </w:t>
      </w:r>
      <w:r w:rsidR="007819DA">
        <w:t xml:space="preserve">high variance, so applying these two methods </w:t>
      </w:r>
      <w:r w:rsidR="00E65C53">
        <w:t>may only</w:t>
      </w:r>
      <w:r w:rsidR="007819DA">
        <w:t xml:space="preserve"> increase bias</w:t>
      </w:r>
      <w:r w:rsidR="00E65C53">
        <w:t xml:space="preserve"> without decreasing the variance</w:t>
      </w:r>
      <w:r w:rsidR="00620327">
        <w:t>.</w:t>
      </w:r>
    </w:p>
    <w:p w14:paraId="758D08A5" w14:textId="77777777" w:rsidR="00A70CDB" w:rsidRPr="00A70CDB" w:rsidRDefault="00A70CDB" w:rsidP="00A70CDB">
      <w:pPr>
        <w:widowControl/>
        <w:spacing w:after="0"/>
        <w:ind w:firstLineChars="0" w:firstLine="0"/>
        <w:jc w:val="left"/>
        <w:rPr>
          <w:rFonts w:eastAsia="Times New Roman" w:cs="Times New Roman"/>
          <w:szCs w:val="24"/>
        </w:rPr>
      </w:pPr>
    </w:p>
    <w:p w14:paraId="527571F1" w14:textId="77777777" w:rsidR="00A70CDB" w:rsidRDefault="00A70CDB" w:rsidP="001C0E70">
      <w:pPr>
        <w:ind w:firstLine="480"/>
      </w:pPr>
    </w:p>
    <w:p w14:paraId="14DC02F7" w14:textId="15906E6D" w:rsidR="001C0E70" w:rsidRPr="001C0E70" w:rsidRDefault="001C0E70" w:rsidP="001C0E70">
      <w:pPr>
        <w:widowControl/>
        <w:spacing w:after="0"/>
        <w:ind w:firstLineChars="0" w:firstLine="0"/>
        <w:rPr>
          <w:rFonts w:eastAsia="Times New Roman" w:cs="Times New Roman"/>
          <w:szCs w:val="24"/>
        </w:rPr>
      </w:pPr>
    </w:p>
    <w:p w14:paraId="29C4A6C2" w14:textId="77777777" w:rsidR="001C0E70" w:rsidRDefault="001C0E70" w:rsidP="00756E8E">
      <w:pPr>
        <w:ind w:firstLine="480"/>
      </w:pPr>
    </w:p>
    <w:p w14:paraId="14BDF3BF" w14:textId="4BFF61D3" w:rsidR="00756E8E" w:rsidRDefault="00E65C53" w:rsidP="009B7C7C">
      <w:pPr>
        <w:pStyle w:val="Heading2"/>
        <w:ind w:firstLine="640"/>
      </w:pPr>
      <w:r>
        <w:lastRenderedPageBreak/>
        <w:t>Classification</w:t>
      </w:r>
      <w:r w:rsidR="009B7C7C">
        <w:t xml:space="preserve"> tree </w:t>
      </w:r>
    </w:p>
    <w:p w14:paraId="563CA540" w14:textId="34F6F3FA" w:rsidR="00764566" w:rsidRDefault="00C05208" w:rsidP="009B7C7C">
      <w:pPr>
        <w:ind w:firstLine="480"/>
      </w:pPr>
      <w:r>
        <w:t xml:space="preserve">In this step, </w:t>
      </w:r>
      <w:r w:rsidR="00E65C53">
        <w:t>a classification</w:t>
      </w:r>
      <w:r>
        <w:t xml:space="preserve"> tree</w:t>
      </w:r>
      <w:r w:rsidR="006222D6">
        <w:t xml:space="preserve"> </w:t>
      </w:r>
      <w:r w:rsidR="00E65C53">
        <w:t xml:space="preserve">is built and </w:t>
      </w:r>
      <w:r w:rsidR="006222D6">
        <w:t xml:space="preserve">it </w:t>
      </w:r>
      <w:r w:rsidR="00E65C53">
        <w:t xml:space="preserve">can also be used </w:t>
      </w:r>
      <w:r w:rsidR="006222D6">
        <w:t>to tell the importance of variable</w:t>
      </w:r>
      <w:r w:rsidR="00E65C53">
        <w:t>s</w:t>
      </w:r>
      <w:r w:rsidR="00764566">
        <w:t xml:space="preserve">. </w:t>
      </w:r>
      <w:r w:rsidR="00A84363">
        <w:t>This is a simple and straightforward model for interpretation. Each time this model choose</w:t>
      </w:r>
      <w:r w:rsidR="00E65C53">
        <w:t>s</w:t>
      </w:r>
      <w:r w:rsidR="00A84363">
        <w:t xml:space="preserve"> a predictor X and the corresponding cut</w:t>
      </w:r>
      <w:r w:rsidR="00E65C53">
        <w:t>-</w:t>
      </w:r>
      <w:r w:rsidR="00A84363">
        <w:t>po</w:t>
      </w:r>
      <w:r w:rsidR="00E65C53">
        <w:t>int</w:t>
      </w:r>
      <w:r w:rsidR="00A84363">
        <w:t xml:space="preserve"> to split the original predictor space into two spaces</w:t>
      </w:r>
    </w:p>
    <w:p w14:paraId="71A110CB" w14:textId="71A5988F" w:rsidR="00A84363" w:rsidRDefault="00A84363" w:rsidP="00A84363">
      <w:pPr>
        <w:widowControl/>
        <w:spacing w:after="0"/>
        <w:ind w:firstLineChars="0" w:firstLine="0"/>
        <w:jc w:val="center"/>
        <w:rPr>
          <w:rFonts w:eastAsia="Times New Roman" w:cs="Times New Roman"/>
          <w:szCs w:val="24"/>
        </w:rPr>
      </w:pPr>
      <w:r w:rsidRPr="00A84363">
        <w:rPr>
          <w:rFonts w:eastAsia="Times New Roman" w:cs="Times New Roman"/>
          <w:noProof/>
          <w:szCs w:val="24"/>
        </w:rPr>
        <w:drawing>
          <wp:inline distT="0" distB="0" distL="0" distR="0" wp14:anchorId="088C66A2" wp14:editId="7F735FBD">
            <wp:extent cx="3253740" cy="289095"/>
            <wp:effectExtent l="0" t="0" r="3810" b="0"/>
            <wp:docPr id="63" name="Picture 63" descr="C:\Users\whq672437089\AppData\Roaming\Tencent\Users\672437089\TIM\WinTemp\RichOle\`HV`3FW}O%4PJ{PXXLP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whq672437089\AppData\Roaming\Tencent\Users\672437089\TIM\WinTemp\RichOle\`HV`3FW}O%4PJ{PXXLPIE$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18933" cy="294887"/>
                    </a:xfrm>
                    <a:prstGeom prst="rect">
                      <a:avLst/>
                    </a:prstGeom>
                    <a:noFill/>
                    <a:ln>
                      <a:noFill/>
                    </a:ln>
                  </pic:spPr>
                </pic:pic>
              </a:graphicData>
            </a:graphic>
          </wp:inline>
        </w:drawing>
      </w:r>
      <w:r w:rsidR="00E65C53">
        <w:rPr>
          <w:rFonts w:eastAsia="Times New Roman" w:cs="Times New Roman"/>
          <w:szCs w:val="24"/>
        </w:rPr>
        <w:tab/>
        <w:t>(formula 5)</w:t>
      </w:r>
    </w:p>
    <w:p w14:paraId="07338C54" w14:textId="63C7CB3B" w:rsidR="00A84363" w:rsidRDefault="00A84363" w:rsidP="00014B61">
      <w:pPr>
        <w:ind w:firstLine="480"/>
      </w:pPr>
      <w:r>
        <w:t xml:space="preserve">Then </w:t>
      </w:r>
      <w:r w:rsidR="00E65C53">
        <w:t>formula 5 tries to seek</w:t>
      </w:r>
      <w:r>
        <w:t xml:space="preserve"> a particular </w:t>
      </w:r>
      <w:r w:rsidRPr="00E65C53">
        <w:rPr>
          <w:i/>
        </w:rPr>
        <w:t>j</w:t>
      </w:r>
      <w:r>
        <w:t xml:space="preserve"> and </w:t>
      </w:r>
      <w:r w:rsidRPr="00E65C53">
        <w:rPr>
          <w:i/>
        </w:rPr>
        <w:t>s</w:t>
      </w:r>
      <w:r>
        <w:t xml:space="preserve"> to minimize the following RSS equation.</w:t>
      </w:r>
    </w:p>
    <w:p w14:paraId="6B81D7F2" w14:textId="3F3576D9" w:rsidR="00A84363" w:rsidRDefault="00A84363" w:rsidP="00A84363">
      <w:pPr>
        <w:widowControl/>
        <w:spacing w:after="0"/>
        <w:ind w:firstLineChars="0" w:firstLine="0"/>
        <w:jc w:val="center"/>
        <w:rPr>
          <w:rFonts w:eastAsia="Times New Roman" w:cs="Times New Roman"/>
          <w:szCs w:val="24"/>
        </w:rPr>
      </w:pPr>
      <w:r w:rsidRPr="00A84363">
        <w:rPr>
          <w:rFonts w:eastAsia="Times New Roman" w:cs="Times New Roman"/>
          <w:noProof/>
          <w:szCs w:val="24"/>
        </w:rPr>
        <w:drawing>
          <wp:inline distT="0" distB="0" distL="0" distR="0" wp14:anchorId="0D4A03D6" wp14:editId="5C04A534">
            <wp:extent cx="2346960" cy="368609"/>
            <wp:effectExtent l="0" t="0" r="0" b="0"/>
            <wp:docPr id="62" name="Picture 62" descr="C:\Users\whq672437089\AppData\Roaming\Tencent\Users\672437089\TIM\WinTemp\RichOle\MRG532`3}38)R82_YH7~_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whq672437089\AppData\Roaming\Tencent\Users\672437089\TIM\WinTemp\RichOle\MRG532`3}38)R82_YH7~_B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3047" cy="374277"/>
                    </a:xfrm>
                    <a:prstGeom prst="rect">
                      <a:avLst/>
                    </a:prstGeom>
                    <a:noFill/>
                    <a:ln>
                      <a:noFill/>
                    </a:ln>
                  </pic:spPr>
                </pic:pic>
              </a:graphicData>
            </a:graphic>
          </wp:inline>
        </w:drawing>
      </w:r>
      <w:r w:rsidR="00E65C53">
        <w:rPr>
          <w:rFonts w:eastAsia="Times New Roman" w:cs="Times New Roman"/>
          <w:szCs w:val="24"/>
        </w:rPr>
        <w:tab/>
        <w:t xml:space="preserve">             </w:t>
      </w:r>
      <w:r w:rsidR="00E65C53">
        <w:rPr>
          <w:rFonts w:eastAsia="Times New Roman" w:cs="Times New Roman"/>
          <w:szCs w:val="24"/>
        </w:rPr>
        <w:tab/>
        <w:t>(formula 6)</w:t>
      </w:r>
    </w:p>
    <w:p w14:paraId="1DF95D9E" w14:textId="46586112" w:rsidR="00A84363" w:rsidRDefault="00A84363" w:rsidP="00A84363">
      <w:pPr>
        <w:widowControl/>
        <w:spacing w:after="0"/>
        <w:ind w:firstLineChars="0" w:firstLine="0"/>
        <w:rPr>
          <w:rFonts w:eastAsia="Times New Roman" w:cs="Times New Roman"/>
          <w:szCs w:val="24"/>
        </w:rPr>
      </w:pPr>
    </w:p>
    <w:p w14:paraId="4790D059" w14:textId="21EC0045" w:rsidR="00A84363" w:rsidRPr="00A84363" w:rsidRDefault="00A84363" w:rsidP="00014B61">
      <w:pPr>
        <w:ind w:firstLine="480"/>
      </w:pPr>
      <w:r>
        <w:t xml:space="preserve">Therefore, the earlier the predictor occur, the more important it is. According the output of </w:t>
      </w:r>
      <w:r w:rsidR="00E65C53">
        <w:t>the following classification</w:t>
      </w:r>
      <w:r>
        <w:t xml:space="preserve"> tree model, </w:t>
      </w:r>
      <w:r w:rsidR="00E65C53">
        <w:t>it can be</w:t>
      </w:r>
      <w:r>
        <w:t xml:space="preserve"> see</w:t>
      </w:r>
      <w:r w:rsidR="00E65C53">
        <w:t>n</w:t>
      </w:r>
      <w:r>
        <w:t xml:space="preserve"> that </w:t>
      </w:r>
      <w:r w:rsidR="00A331A1">
        <w:t xml:space="preserve">the first four appearing variables are “satisfaction level”, “year spent in company”, “number of projects” and “last evaluation”. </w:t>
      </w:r>
      <w:r w:rsidR="006B1F85">
        <w:t>Although t</w:t>
      </w:r>
      <w:r w:rsidR="00A331A1">
        <w:t xml:space="preserve">his result is a bit different from the result generated from </w:t>
      </w:r>
      <w:r w:rsidR="002800B7">
        <w:t xml:space="preserve">the </w:t>
      </w:r>
      <w:r w:rsidR="00A331A1">
        <w:t>lasso logistic reg</w:t>
      </w:r>
      <w:r w:rsidR="006B1F85">
        <w:t xml:space="preserve">ression, </w:t>
      </w:r>
      <w:r w:rsidR="002800B7">
        <w:t>these two variable selection methods both select</w:t>
      </w:r>
      <w:r w:rsidR="00A331A1">
        <w:t xml:space="preserve"> “satisfaction level” and “</w:t>
      </w:r>
      <w:r w:rsidR="002800B7">
        <w:t xml:space="preserve">years spent in company” as </w:t>
      </w:r>
      <w:r w:rsidR="00A331A1">
        <w:t>important variables.</w:t>
      </w:r>
    </w:p>
    <w:p w14:paraId="4F623ED2" w14:textId="77777777" w:rsidR="00A84363" w:rsidRDefault="00A84363" w:rsidP="009B7C7C">
      <w:pPr>
        <w:ind w:firstLine="480"/>
      </w:pPr>
    </w:p>
    <w:p w14:paraId="67E71C5A" w14:textId="77908A10" w:rsidR="00650655" w:rsidRDefault="00650655" w:rsidP="00650655">
      <w:pPr>
        <w:widowControl/>
        <w:spacing w:after="0"/>
        <w:ind w:firstLineChars="0" w:firstLine="0"/>
        <w:jc w:val="center"/>
        <w:rPr>
          <w:rFonts w:eastAsia="Times New Roman" w:cs="Times New Roman"/>
          <w:szCs w:val="24"/>
        </w:rPr>
      </w:pPr>
      <w:r w:rsidRPr="00650655">
        <w:rPr>
          <w:rFonts w:eastAsia="Times New Roman" w:cs="Times New Roman"/>
          <w:noProof/>
          <w:szCs w:val="24"/>
        </w:rPr>
        <w:drawing>
          <wp:inline distT="0" distB="0" distL="0" distR="0" wp14:anchorId="45CD168E" wp14:editId="49AC3C6A">
            <wp:extent cx="5660650" cy="4000500"/>
            <wp:effectExtent l="0" t="0" r="0" b="0"/>
            <wp:docPr id="50" name="Picture 50" descr="C:\Users\whq672437089\AppData\Roaming\Tencent\Users\672437089\TIM\WinTemp\RichOle\XD90C50GAZWXN8KIKP7X6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whq672437089\AppData\Roaming\Tencent\Users\672437089\TIM\WinTemp\RichOle\XD90C50GAZWXN8KIKP7X61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2871" cy="4002070"/>
                    </a:xfrm>
                    <a:prstGeom prst="rect">
                      <a:avLst/>
                    </a:prstGeom>
                    <a:noFill/>
                    <a:ln>
                      <a:noFill/>
                    </a:ln>
                  </pic:spPr>
                </pic:pic>
              </a:graphicData>
            </a:graphic>
          </wp:inline>
        </w:drawing>
      </w:r>
    </w:p>
    <w:p w14:paraId="5F0AE492" w14:textId="647161DF" w:rsidR="006B1F85" w:rsidRDefault="006B1F85" w:rsidP="006B1F85">
      <w:pPr>
        <w:widowControl/>
        <w:spacing w:after="0"/>
        <w:ind w:firstLineChars="0" w:firstLine="0"/>
        <w:jc w:val="center"/>
        <w:rPr>
          <w:rFonts w:eastAsia="Times New Roman" w:cs="Times New Roman"/>
          <w:szCs w:val="24"/>
        </w:rPr>
      </w:pPr>
      <w:r>
        <w:rPr>
          <w:rFonts w:eastAsia="Times New Roman" w:cs="Times New Roman"/>
          <w:szCs w:val="24"/>
        </w:rPr>
        <w:t xml:space="preserve">Fig.18. </w:t>
      </w:r>
      <w:r w:rsidR="004D2DE4">
        <w:rPr>
          <w:rFonts w:eastAsia="Times New Roman" w:cs="Times New Roman"/>
          <w:szCs w:val="24"/>
        </w:rPr>
        <w:t>Pot</w:t>
      </w:r>
      <w:r>
        <w:rPr>
          <w:rFonts w:eastAsia="Times New Roman" w:cs="Times New Roman"/>
          <w:szCs w:val="24"/>
        </w:rPr>
        <w:t xml:space="preserve"> of the classification tree</w:t>
      </w:r>
    </w:p>
    <w:p w14:paraId="6CC496D4" w14:textId="77777777" w:rsidR="004D2DE4" w:rsidRDefault="004D2DE4" w:rsidP="006B1F85">
      <w:pPr>
        <w:widowControl/>
        <w:spacing w:after="0"/>
        <w:ind w:firstLineChars="0" w:firstLine="0"/>
        <w:jc w:val="center"/>
        <w:rPr>
          <w:rFonts w:eastAsia="Times New Roman" w:cs="Times New Roman"/>
          <w:szCs w:val="24"/>
        </w:rPr>
      </w:pPr>
    </w:p>
    <w:p w14:paraId="7F0D726F" w14:textId="77777777" w:rsidR="006B1F85" w:rsidRPr="00650655" w:rsidRDefault="006B1F85" w:rsidP="00650655">
      <w:pPr>
        <w:widowControl/>
        <w:spacing w:after="0"/>
        <w:ind w:firstLineChars="0" w:firstLine="0"/>
        <w:jc w:val="center"/>
        <w:rPr>
          <w:rFonts w:eastAsia="Times New Roman" w:cs="Times New Roman"/>
          <w:szCs w:val="24"/>
        </w:rPr>
      </w:pPr>
    </w:p>
    <w:p w14:paraId="1C580FED" w14:textId="20D9F1F0" w:rsidR="001E7505" w:rsidRDefault="001E7505" w:rsidP="009B7C7C">
      <w:pPr>
        <w:ind w:firstLine="480"/>
      </w:pPr>
    </w:p>
    <w:p w14:paraId="64234FDD" w14:textId="48E78E16" w:rsidR="001E7505" w:rsidRDefault="001E7505" w:rsidP="001E7505">
      <w:pPr>
        <w:pStyle w:val="Heading1"/>
        <w:ind w:firstLine="720"/>
      </w:pPr>
      <w:r>
        <w:lastRenderedPageBreak/>
        <w:t>Prediction</w:t>
      </w:r>
    </w:p>
    <w:p w14:paraId="45F6F83D" w14:textId="7D777CD9" w:rsidR="00A5036B" w:rsidRDefault="001E7505" w:rsidP="004D2DE4">
      <w:pPr>
        <w:pStyle w:val="Heading2"/>
        <w:ind w:firstLine="640"/>
      </w:pPr>
      <w:r>
        <w:t>KNN</w:t>
      </w:r>
    </w:p>
    <w:p w14:paraId="0567913B" w14:textId="183818F9" w:rsidR="00D169F5" w:rsidRDefault="00A5036B" w:rsidP="00A5036B">
      <w:pPr>
        <w:ind w:firstLine="480"/>
      </w:pPr>
      <w:r>
        <w:t>KNN</w:t>
      </w:r>
      <w:r w:rsidR="004D2DE4">
        <w:t xml:space="preserve"> </w:t>
      </w:r>
      <w:r w:rsidR="00D169F5">
        <w:t>(K-nearest neighbors)</w:t>
      </w:r>
      <w:r w:rsidR="004D2DE4">
        <w:t xml:space="preserve"> is a kind of non-</w:t>
      </w:r>
      <w:r>
        <w:t>param</w:t>
      </w:r>
      <w:r w:rsidR="00D169F5">
        <w:t>etric classifier</w:t>
      </w:r>
      <w:r w:rsidR="007144ED">
        <w:t>, which means that this method is less interpretable</w:t>
      </w:r>
      <w:r w:rsidR="00D169F5">
        <w:t>. The idea behind this method is trying to estimate the conditional distribution of Y given X,</w:t>
      </w:r>
      <w:r w:rsidR="004D2DE4">
        <w:t xml:space="preserve"> which is also the key factor of </w:t>
      </w:r>
      <w:r w:rsidR="00D169F5">
        <w:t xml:space="preserve">Bayes classifier. To be specific, the KNN method at first find the K points closest to the targeted predicting point from training observations and then estimate the conditional probability by calculation the fraction of those K nearest points whose is belong to class </w:t>
      </w:r>
      <w:r w:rsidR="00D169F5" w:rsidRPr="004D2DE4">
        <w:rPr>
          <w:i/>
        </w:rPr>
        <w:t>j</w:t>
      </w:r>
      <w:r w:rsidR="00D169F5">
        <w:t>.</w:t>
      </w:r>
    </w:p>
    <w:p w14:paraId="17880A66" w14:textId="18389FEE" w:rsidR="00D169F5" w:rsidRDefault="00D169F5" w:rsidP="00D169F5">
      <w:pPr>
        <w:widowControl/>
        <w:spacing w:after="0"/>
        <w:ind w:firstLineChars="0" w:firstLine="0"/>
        <w:jc w:val="center"/>
        <w:rPr>
          <w:rFonts w:eastAsia="Times New Roman" w:cs="Times New Roman"/>
          <w:szCs w:val="24"/>
        </w:rPr>
      </w:pPr>
      <w:r w:rsidRPr="00D169F5">
        <w:rPr>
          <w:rFonts w:eastAsia="Times New Roman" w:cs="Times New Roman"/>
          <w:noProof/>
          <w:szCs w:val="24"/>
        </w:rPr>
        <w:drawing>
          <wp:inline distT="0" distB="0" distL="0" distR="0" wp14:anchorId="1FD705C2" wp14:editId="1600AB70">
            <wp:extent cx="2613660" cy="508378"/>
            <wp:effectExtent l="0" t="0" r="0" b="6350"/>
            <wp:docPr id="65" name="Picture 65" descr="C:\Users\whq672437089\AppData\Roaming\Tencent\Users\672437089\TIM\WinTemp\RichOle\PH9R@MJSWOF8}66SG}61G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whq672437089\AppData\Roaming\Tencent\Users\672437089\TIM\WinTemp\RichOle\PH9R@MJSWOF8}66SG}61G4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1399" cy="515718"/>
                    </a:xfrm>
                    <a:prstGeom prst="rect">
                      <a:avLst/>
                    </a:prstGeom>
                    <a:noFill/>
                    <a:ln>
                      <a:noFill/>
                    </a:ln>
                  </pic:spPr>
                </pic:pic>
              </a:graphicData>
            </a:graphic>
          </wp:inline>
        </w:drawing>
      </w:r>
      <w:r w:rsidR="004D2DE4">
        <w:rPr>
          <w:rFonts w:eastAsia="Times New Roman" w:cs="Times New Roman"/>
          <w:szCs w:val="24"/>
        </w:rPr>
        <w:tab/>
      </w:r>
      <w:r w:rsidR="004D2DE4">
        <w:rPr>
          <w:rFonts w:eastAsia="Times New Roman" w:cs="Times New Roman"/>
          <w:szCs w:val="24"/>
        </w:rPr>
        <w:tab/>
        <w:t>(formula 7)</w:t>
      </w:r>
    </w:p>
    <w:p w14:paraId="219402A5" w14:textId="59235665" w:rsidR="00A5036B" w:rsidRPr="00A5036B" w:rsidRDefault="00D169F5" w:rsidP="007144ED">
      <w:pPr>
        <w:ind w:firstLine="480"/>
      </w:pPr>
      <w:r>
        <w:t>In order to select the value of K that can generate the most accurate model, cross validation is used and then the relationship bet</w:t>
      </w:r>
      <w:r w:rsidR="007144ED">
        <w:t>we</w:t>
      </w:r>
      <w:r>
        <w:t xml:space="preserve">en the value of K and its corresponding misclassification rate is plotted. According to the output, </w:t>
      </w:r>
      <w:r w:rsidR="004126FA">
        <w:t>when the value of K is one, the misclassification rate is lo</w:t>
      </w:r>
      <w:r w:rsidR="007144ED">
        <w:t xml:space="preserve">west, so the </w:t>
      </w:r>
      <w:r w:rsidR="004126FA">
        <w:t xml:space="preserve">model </w:t>
      </w:r>
      <w:r w:rsidR="007144ED">
        <w:t xml:space="preserve">with K=1 is used </w:t>
      </w:r>
      <w:r w:rsidR="004126FA">
        <w:t>t</w:t>
      </w:r>
      <w:r w:rsidR="007144ED">
        <w:t xml:space="preserve">o predict the testing data set and </w:t>
      </w:r>
      <w:r w:rsidR="004126FA">
        <w:t xml:space="preserve">the </w:t>
      </w:r>
      <w:r w:rsidR="007144ED">
        <w:t xml:space="preserve">test </w:t>
      </w:r>
      <w:r w:rsidR="004126FA">
        <w:t>misclassification rate is 0.</w:t>
      </w:r>
      <w:r w:rsidR="007144ED">
        <w:t>05184. Therefore, in terms of the prediction, the KNN model is better than the logistic regression model.</w:t>
      </w:r>
      <w:r>
        <w:t xml:space="preserve"> </w:t>
      </w:r>
    </w:p>
    <w:p w14:paraId="49228A3E" w14:textId="2EA35666" w:rsidR="00D169F5" w:rsidRPr="00D169F5" w:rsidRDefault="001E7505" w:rsidP="00D169F5">
      <w:pPr>
        <w:widowControl/>
        <w:ind w:firstLineChars="0" w:firstLine="0"/>
        <w:jc w:val="left"/>
        <w:rPr>
          <w:rFonts w:eastAsia="Times New Roman" w:cs="Times New Roman"/>
          <w:szCs w:val="24"/>
        </w:rPr>
      </w:pPr>
      <w:r w:rsidRPr="001E7505">
        <w:rPr>
          <w:rFonts w:eastAsia="Times New Roman" w:cs="Times New Roman"/>
          <w:noProof/>
          <w:szCs w:val="24"/>
        </w:rPr>
        <w:drawing>
          <wp:inline distT="0" distB="0" distL="0" distR="0" wp14:anchorId="7F1D703B" wp14:editId="6E14DE86">
            <wp:extent cx="3901440" cy="2495218"/>
            <wp:effectExtent l="0" t="0" r="3810" b="635"/>
            <wp:docPr id="34" name="Picture 34" descr="C:\Users\whq672437089\AppData\Roaming\Tencent\Users\672437089\TIM\WinTemp\RichOle\%1YH]LAJ`2WGEMB}W@8@L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hq672437089\AppData\Roaming\Tencent\Users\672437089\TIM\WinTemp\RichOle\%1YH]LAJ`2WGEMB}W@8@L6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3517" cy="2515733"/>
                    </a:xfrm>
                    <a:prstGeom prst="rect">
                      <a:avLst/>
                    </a:prstGeom>
                    <a:noFill/>
                    <a:ln>
                      <a:noFill/>
                    </a:ln>
                  </pic:spPr>
                </pic:pic>
              </a:graphicData>
            </a:graphic>
          </wp:inline>
        </w:drawing>
      </w:r>
      <w:r w:rsidR="00D169F5" w:rsidRPr="00D169F5">
        <w:t xml:space="preserve"> </w:t>
      </w:r>
      <w:r w:rsidR="00D169F5" w:rsidRPr="00D169F5">
        <w:rPr>
          <w:rFonts w:eastAsia="Times New Roman" w:cs="Times New Roman"/>
          <w:noProof/>
          <w:szCs w:val="24"/>
        </w:rPr>
        <w:drawing>
          <wp:inline distT="0" distB="0" distL="0" distR="0" wp14:anchorId="1D6BBC46" wp14:editId="29F8EFDA">
            <wp:extent cx="2278380" cy="1237860"/>
            <wp:effectExtent l="0" t="0" r="7620" b="635"/>
            <wp:docPr id="66" name="Picture 66" descr="C:\Users\whq672437089\AppData\Roaming\Tencent\Users\672437089\TIM\WinTemp\RichOle\][GD$73%0RJ$Q9ELJ3C`G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whq672437089\AppData\Roaming\Tencent\Users\672437089\TIM\WinTemp\RichOle\][GD$73%0RJ$Q9ELJ3C`GB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7498" cy="1259113"/>
                    </a:xfrm>
                    <a:prstGeom prst="rect">
                      <a:avLst/>
                    </a:prstGeom>
                    <a:noFill/>
                    <a:ln>
                      <a:noFill/>
                    </a:ln>
                  </pic:spPr>
                </pic:pic>
              </a:graphicData>
            </a:graphic>
          </wp:inline>
        </w:drawing>
      </w:r>
    </w:p>
    <w:p w14:paraId="18A7918A" w14:textId="77777777" w:rsidR="00007240" w:rsidRDefault="00007240" w:rsidP="003573A1">
      <w:pPr>
        <w:widowControl/>
        <w:spacing w:after="0"/>
        <w:ind w:firstLineChars="0" w:firstLine="0"/>
        <w:jc w:val="center"/>
        <w:rPr>
          <w:rFonts w:eastAsia="Times New Roman" w:cs="Times New Roman"/>
          <w:szCs w:val="24"/>
        </w:rPr>
      </w:pPr>
    </w:p>
    <w:p w14:paraId="5B452345" w14:textId="7C58CAEA" w:rsidR="00426138" w:rsidRDefault="00426138" w:rsidP="00007240">
      <w:pPr>
        <w:widowControl/>
        <w:spacing w:after="0"/>
        <w:ind w:firstLineChars="0" w:firstLine="0"/>
        <w:jc w:val="center"/>
        <w:rPr>
          <w:rFonts w:eastAsia="Times New Roman" w:cs="Times New Roman"/>
          <w:szCs w:val="24"/>
        </w:rPr>
      </w:pPr>
      <w:r w:rsidRPr="00426138">
        <w:rPr>
          <w:rFonts w:eastAsia="Times New Roman" w:cs="Times New Roman"/>
          <w:noProof/>
          <w:szCs w:val="24"/>
        </w:rPr>
        <w:drawing>
          <wp:inline distT="0" distB="0" distL="0" distR="0" wp14:anchorId="6531EF68" wp14:editId="4300076A">
            <wp:extent cx="4046220" cy="1703259"/>
            <wp:effectExtent l="0" t="0" r="0" b="0"/>
            <wp:docPr id="59" name="Picture 59" descr="C:\Users\whq672437089\AppData\Roaming\Tencent\Users\672437089\TIM\WinTemp\RichOle\0Z_]6DY~MVJMR73]WG7B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whq672437089\AppData\Roaming\Tencent\Users\672437089\TIM\WinTemp\RichOle\0Z_]6DY~MVJMR73]WG7B0%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5424" cy="1719762"/>
                    </a:xfrm>
                    <a:prstGeom prst="rect">
                      <a:avLst/>
                    </a:prstGeom>
                    <a:noFill/>
                    <a:ln>
                      <a:noFill/>
                    </a:ln>
                  </pic:spPr>
                </pic:pic>
              </a:graphicData>
            </a:graphic>
          </wp:inline>
        </w:drawing>
      </w:r>
      <w:r w:rsidR="00007240" w:rsidRPr="003573A1">
        <w:rPr>
          <w:rFonts w:eastAsia="Times New Roman" w:cs="Times New Roman"/>
          <w:noProof/>
          <w:szCs w:val="24"/>
        </w:rPr>
        <w:drawing>
          <wp:inline distT="0" distB="0" distL="0" distR="0" wp14:anchorId="77F2FBE3" wp14:editId="3FB61F70">
            <wp:extent cx="2567940" cy="1492254"/>
            <wp:effectExtent l="0" t="0" r="3810" b="0"/>
            <wp:docPr id="35" name="Picture 35" descr="C:\Users\whq672437089\AppData\Roaming\Tencent\Users\672437089\TIM\WinTemp\RichOle\4O~}EWYGP_)JRDRH9PMV`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hq672437089\AppData\Roaming\Tencent\Users\672437089\TIM\WinTemp\RichOle\4O~}EWYGP_)JRDRH9PMV`V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340" cy="1505271"/>
                    </a:xfrm>
                    <a:prstGeom prst="rect">
                      <a:avLst/>
                    </a:prstGeom>
                    <a:noFill/>
                    <a:ln>
                      <a:noFill/>
                    </a:ln>
                  </pic:spPr>
                </pic:pic>
              </a:graphicData>
            </a:graphic>
          </wp:inline>
        </w:drawing>
      </w:r>
    </w:p>
    <w:p w14:paraId="0FA6AFC9" w14:textId="66958313" w:rsidR="007144ED" w:rsidRPr="007144ED" w:rsidRDefault="007144ED" w:rsidP="007144ED">
      <w:pPr>
        <w:widowControl/>
        <w:spacing w:after="0"/>
        <w:ind w:firstLineChars="0" w:firstLine="0"/>
        <w:jc w:val="center"/>
        <w:rPr>
          <w:rFonts w:cs="Times New Roman"/>
          <w:szCs w:val="24"/>
        </w:rPr>
      </w:pPr>
      <w:r>
        <w:rPr>
          <w:rFonts w:eastAsia="Times New Roman" w:cs="Times New Roman"/>
          <w:szCs w:val="24"/>
        </w:rPr>
        <w:t>Fig.19. Results of KNN</w:t>
      </w:r>
    </w:p>
    <w:p w14:paraId="756D78FA" w14:textId="77777777" w:rsidR="007144ED" w:rsidRPr="003573A1" w:rsidRDefault="007144ED" w:rsidP="00007240">
      <w:pPr>
        <w:widowControl/>
        <w:spacing w:after="0"/>
        <w:ind w:firstLineChars="0" w:firstLine="0"/>
        <w:jc w:val="center"/>
        <w:rPr>
          <w:rFonts w:eastAsia="Times New Roman" w:cs="Times New Roman"/>
          <w:szCs w:val="24"/>
        </w:rPr>
      </w:pPr>
    </w:p>
    <w:p w14:paraId="555DA912" w14:textId="77777777" w:rsidR="003573A1" w:rsidRPr="001E7505" w:rsidRDefault="003573A1" w:rsidP="001E7505">
      <w:pPr>
        <w:widowControl/>
        <w:spacing w:after="0"/>
        <w:ind w:firstLineChars="0" w:firstLine="0"/>
        <w:jc w:val="left"/>
        <w:rPr>
          <w:rFonts w:eastAsia="Times New Roman" w:cs="Times New Roman"/>
          <w:szCs w:val="24"/>
        </w:rPr>
      </w:pPr>
    </w:p>
    <w:p w14:paraId="5CCBC5E9" w14:textId="77777777" w:rsidR="001E7505" w:rsidRPr="001E7505" w:rsidRDefault="001E7505" w:rsidP="001E7505">
      <w:pPr>
        <w:ind w:firstLine="480"/>
      </w:pPr>
    </w:p>
    <w:p w14:paraId="506BFB8B" w14:textId="77777777" w:rsidR="001E7505" w:rsidRPr="001E7505" w:rsidRDefault="001E7505" w:rsidP="001E7505">
      <w:pPr>
        <w:ind w:firstLine="480"/>
      </w:pPr>
    </w:p>
    <w:p w14:paraId="5FB363C6" w14:textId="77777777" w:rsidR="009B7C7C" w:rsidRDefault="009B7C7C" w:rsidP="009B7C7C">
      <w:pPr>
        <w:pStyle w:val="Heading2"/>
        <w:ind w:firstLine="640"/>
      </w:pPr>
      <w:r>
        <w:lastRenderedPageBreak/>
        <w:t>Random Forest</w:t>
      </w:r>
    </w:p>
    <w:p w14:paraId="000783D1" w14:textId="27B0EAE0" w:rsidR="009B7C7C" w:rsidRDefault="00764566" w:rsidP="00014B61">
      <w:pPr>
        <w:ind w:firstLine="480"/>
      </w:pPr>
      <w:r>
        <w:t xml:space="preserve">Random forest is a generalized model of bagging </w:t>
      </w:r>
      <w:r w:rsidR="00453AAD">
        <w:t xml:space="preserve">trees. </w:t>
      </w:r>
      <w:r>
        <w:t>It improves the bagged small t</w:t>
      </w:r>
      <w:r w:rsidR="007144ED">
        <w:rPr>
          <w:rFonts w:hint="eastAsia"/>
        </w:rPr>
        <w:t>we</w:t>
      </w:r>
      <w:r>
        <w:t>ak that decorrelates the trees.</w:t>
      </w:r>
      <w:r w:rsidR="0072229C">
        <w:t xml:space="preserve"> More specifically</w:t>
      </w:r>
      <w:r>
        <w:t xml:space="preserve">, </w:t>
      </w:r>
      <w:r w:rsidR="00453AAD">
        <w:t xml:space="preserve">the </w:t>
      </w:r>
      <w:r>
        <w:t>random forest can do better at minimizi</w:t>
      </w:r>
      <w:r w:rsidR="0072229C">
        <w:t>ng the variance bet</w:t>
      </w:r>
      <w:r w:rsidR="00453AAD">
        <w:t>we</w:t>
      </w:r>
      <w:r w:rsidR="0072229C">
        <w:t>en</w:t>
      </w:r>
      <w:ins w:id="11" w:author="吴浩丘" w:date="2018-02-09T10:41:00Z">
        <w:r w:rsidR="00EE23F8">
          <w:t xml:space="preserve"> </w:t>
        </w:r>
      </w:ins>
      <w:r w:rsidR="0072229C">
        <w:t>decision tree bra</w:t>
      </w:r>
      <w:r>
        <w:t>nch</w:t>
      </w:r>
      <w:r w:rsidR="0072229C">
        <w:t>es</w:t>
      </w:r>
      <w:r>
        <w:t xml:space="preserve"> and allow </w:t>
      </w:r>
      <w:r w:rsidR="00453AAD">
        <w:t>we</w:t>
      </w:r>
      <w:r>
        <w:t xml:space="preserve">ak predictors </w:t>
      </w:r>
      <w:r w:rsidR="0072229C">
        <w:t xml:space="preserve">to have a greater chance to contribute to </w:t>
      </w:r>
      <w:r w:rsidR="00453AAD">
        <w:t xml:space="preserve">the </w:t>
      </w:r>
      <w:r w:rsidR="0072229C">
        <w:t>prediction</w:t>
      </w:r>
      <w:r w:rsidR="00F160A8">
        <w:t>.</w:t>
      </w:r>
      <w:r w:rsidR="00D50CE5">
        <w:t xml:space="preserve"> </w:t>
      </w:r>
      <w:r w:rsidR="00A331A1">
        <w:t>This is because for normal bagging decision tree</w:t>
      </w:r>
      <w:r w:rsidR="00453AAD">
        <w:t>s, each time when</w:t>
      </w:r>
      <w:r w:rsidR="00A331A1">
        <w:t xml:space="preserve"> split</w:t>
      </w:r>
      <w:r w:rsidR="00453AAD">
        <w:t>ting</w:t>
      </w:r>
      <w:r w:rsidR="00A331A1">
        <w:t xml:space="preserve"> the tree, the random chosen predictor is selected from the full set of p predictors. By contrast, in random forest, each time when split</w:t>
      </w:r>
      <w:r w:rsidR="00453AAD">
        <w:t>ting</w:t>
      </w:r>
      <w:r w:rsidR="00A331A1">
        <w:t xml:space="preserve"> the tree, a particular </w:t>
      </w:r>
      <w:r w:rsidR="00453AAD">
        <w:t xml:space="preserve">splitting </w:t>
      </w:r>
      <w:r w:rsidR="00A331A1">
        <w:t xml:space="preserve">variable </w:t>
      </w:r>
      <w:r w:rsidR="00453AAD">
        <w:t>is selected from a subset</w:t>
      </w:r>
      <w:r w:rsidR="00F3285A">
        <w:t xml:space="preserve"> (size = </w:t>
      </w:r>
      <w:r w:rsidR="00F3285A" w:rsidRPr="00F3285A">
        <w:rPr>
          <w:i/>
        </w:rPr>
        <w:t>m</w:t>
      </w:r>
      <w:r w:rsidR="00F3285A">
        <w:t xml:space="preserve"> &lt; </w:t>
      </w:r>
      <w:r w:rsidR="00F3285A" w:rsidRPr="00F3285A">
        <w:rPr>
          <w:i/>
        </w:rPr>
        <w:t>p</w:t>
      </w:r>
      <w:r w:rsidR="00F3285A">
        <w:t>)</w:t>
      </w:r>
      <w:r w:rsidR="00A331A1">
        <w:t xml:space="preserve"> </w:t>
      </w:r>
      <w:r w:rsidR="00453AAD">
        <w:t xml:space="preserve">of full </w:t>
      </w:r>
      <w:r w:rsidR="00A331A1">
        <w:t xml:space="preserve">variables. </w:t>
      </w:r>
      <w:r w:rsidR="00453AAD">
        <w:t xml:space="preserve">Then the </w:t>
      </w:r>
      <w:r w:rsidR="00A331A1">
        <w:t xml:space="preserve">cross validation </w:t>
      </w:r>
      <w:r w:rsidR="00453AAD">
        <w:t>is used decide how large this subset should be so that the test misclassification can be minimized</w:t>
      </w:r>
      <w:r w:rsidR="00A331A1">
        <w:t>.</w:t>
      </w:r>
    </w:p>
    <w:p w14:paraId="7F5BF7F9" w14:textId="2CA4C984" w:rsidR="00A331A1" w:rsidRDefault="00F3285A" w:rsidP="00014B61">
      <w:pPr>
        <w:ind w:firstLine="480"/>
      </w:pPr>
      <w:r>
        <w:t xml:space="preserve">According to the output of the </w:t>
      </w:r>
      <w:r w:rsidR="00A331A1">
        <w:t xml:space="preserve">R code, </w:t>
      </w:r>
      <w:r>
        <w:t xml:space="preserve">the </w:t>
      </w:r>
      <w:r w:rsidR="00A331A1">
        <w:t xml:space="preserve">random forest can </w:t>
      </w:r>
      <w:r>
        <w:t xml:space="preserve">generate the most accurate predicting result when </w:t>
      </w:r>
      <w:r w:rsidRPr="00F3285A">
        <w:rPr>
          <w:i/>
        </w:rPr>
        <w:t>m</w:t>
      </w:r>
      <w:r>
        <w:t xml:space="preserve"> = 6. Then the</w:t>
      </w:r>
      <w:r w:rsidR="00A331A1">
        <w:t xml:space="preserve"> model </w:t>
      </w:r>
      <w:r>
        <w:t xml:space="preserve">with </w:t>
      </w:r>
      <w:r w:rsidRPr="00F3285A">
        <w:rPr>
          <w:i/>
        </w:rPr>
        <w:t>m</w:t>
      </w:r>
      <w:r>
        <w:t xml:space="preserve"> = 6 </w:t>
      </w:r>
      <w:r w:rsidR="00A331A1">
        <w:t>is us</w:t>
      </w:r>
      <w:r>
        <w:t xml:space="preserve">ed to predict the testing data set </w:t>
      </w:r>
      <w:r w:rsidR="00A331A1">
        <w:t>and the misclassification rate is only 0.013169.</w:t>
      </w:r>
    </w:p>
    <w:p w14:paraId="48D390EA" w14:textId="1F3439F1" w:rsidR="009E17C0" w:rsidRDefault="009E17C0" w:rsidP="00014B61">
      <w:pPr>
        <w:ind w:firstLine="480"/>
      </w:pPr>
      <w:r>
        <w:t>In addition, the random forest model can also be used to generate the importance of variables. Here the result shows that the first five important variables are “number project”, “satisfaction level”, “year spent company”, “average monthly hours” and “last evaluation”.</w:t>
      </w:r>
    </w:p>
    <w:p w14:paraId="22471A04" w14:textId="0E969411" w:rsidR="00426138" w:rsidRPr="00426138" w:rsidRDefault="00426138" w:rsidP="00426138">
      <w:pPr>
        <w:widowControl/>
        <w:spacing w:after="0"/>
        <w:ind w:firstLineChars="0" w:firstLine="0"/>
        <w:jc w:val="left"/>
        <w:rPr>
          <w:rFonts w:eastAsia="Times New Roman" w:cs="Times New Roman"/>
          <w:szCs w:val="24"/>
        </w:rPr>
      </w:pPr>
    </w:p>
    <w:p w14:paraId="3EDA234A" w14:textId="77777777" w:rsidR="00426138" w:rsidRDefault="00426138" w:rsidP="00F160A8">
      <w:pPr>
        <w:ind w:firstLine="480"/>
      </w:pPr>
    </w:p>
    <w:p w14:paraId="0BE11E26" w14:textId="25CC33E1" w:rsidR="00426138" w:rsidRDefault="00426138" w:rsidP="00007240">
      <w:pPr>
        <w:widowControl/>
        <w:spacing w:after="0"/>
        <w:ind w:firstLineChars="0" w:firstLine="0"/>
        <w:jc w:val="center"/>
        <w:rPr>
          <w:rFonts w:eastAsia="Times New Roman" w:cs="Times New Roman"/>
          <w:szCs w:val="24"/>
        </w:rPr>
      </w:pPr>
      <w:r w:rsidRPr="00426138">
        <w:rPr>
          <w:rFonts w:eastAsia="Times New Roman" w:cs="Times New Roman"/>
          <w:noProof/>
          <w:szCs w:val="24"/>
        </w:rPr>
        <w:drawing>
          <wp:inline distT="0" distB="0" distL="0" distR="0" wp14:anchorId="20021B61" wp14:editId="6120568C">
            <wp:extent cx="3779520" cy="2759650"/>
            <wp:effectExtent l="0" t="0" r="0" b="3175"/>
            <wp:docPr id="57" name="Picture 57" descr="C:\Users\whq672437089\AppData\Roaming\Tencent\Users\672437089\TIM\WinTemp\RichOle\51~NERGMW[G_N2BZ~Z_``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whq672437089\AppData\Roaming\Tencent\Users\672437089\TIM\WinTemp\RichOle\51~NERGMW[G_N2BZ~Z_``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8620" cy="2766294"/>
                    </a:xfrm>
                    <a:prstGeom prst="rect">
                      <a:avLst/>
                    </a:prstGeom>
                    <a:noFill/>
                    <a:ln>
                      <a:noFill/>
                    </a:ln>
                  </pic:spPr>
                </pic:pic>
              </a:graphicData>
            </a:graphic>
          </wp:inline>
        </w:drawing>
      </w:r>
      <w:r w:rsidR="009E17C0" w:rsidRPr="009E17C0">
        <w:rPr>
          <w:rFonts w:eastAsia="Times New Roman" w:cs="Times New Roman"/>
          <w:noProof/>
          <w:szCs w:val="24"/>
        </w:rPr>
        <w:t xml:space="preserve"> </w:t>
      </w:r>
      <w:r w:rsidR="009E17C0" w:rsidRPr="009D4FAC">
        <w:rPr>
          <w:rFonts w:eastAsia="Times New Roman" w:cs="Times New Roman"/>
          <w:noProof/>
          <w:szCs w:val="24"/>
        </w:rPr>
        <w:drawing>
          <wp:inline distT="0" distB="0" distL="0" distR="0" wp14:anchorId="19E411C5" wp14:editId="5D8A82E3">
            <wp:extent cx="2362200" cy="2194560"/>
            <wp:effectExtent l="0" t="0" r="0" b="0"/>
            <wp:docPr id="3" name="Picture 3" descr="C:\Users\WHQ672~1\AppData\Local\Temp\15205648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Q672~1\AppData\Local\Temp\152056484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2200" cy="2194560"/>
                    </a:xfrm>
                    <a:prstGeom prst="rect">
                      <a:avLst/>
                    </a:prstGeom>
                    <a:noFill/>
                    <a:ln>
                      <a:noFill/>
                    </a:ln>
                  </pic:spPr>
                </pic:pic>
              </a:graphicData>
            </a:graphic>
          </wp:inline>
        </w:drawing>
      </w:r>
    </w:p>
    <w:p w14:paraId="1C7748AF" w14:textId="2BB0FA44" w:rsidR="00007240" w:rsidRDefault="00007240" w:rsidP="00426138">
      <w:pPr>
        <w:widowControl/>
        <w:spacing w:after="0"/>
        <w:ind w:firstLineChars="0" w:firstLine="0"/>
        <w:jc w:val="left"/>
        <w:rPr>
          <w:rFonts w:eastAsia="Times New Roman" w:cs="Times New Roman"/>
          <w:szCs w:val="24"/>
        </w:rPr>
      </w:pPr>
    </w:p>
    <w:p w14:paraId="3B5FB55E" w14:textId="106FCDEE" w:rsidR="006973D4" w:rsidRDefault="00007240" w:rsidP="00007240">
      <w:pPr>
        <w:widowControl/>
        <w:spacing w:after="0"/>
        <w:ind w:firstLineChars="0" w:firstLine="0"/>
        <w:jc w:val="center"/>
        <w:rPr>
          <w:rFonts w:eastAsia="Times New Roman" w:cs="Times New Roman"/>
          <w:szCs w:val="24"/>
        </w:rPr>
      </w:pPr>
      <w:r w:rsidRPr="00007240">
        <w:rPr>
          <w:rFonts w:eastAsia="Times New Roman" w:cs="Times New Roman"/>
          <w:noProof/>
          <w:szCs w:val="24"/>
        </w:rPr>
        <w:drawing>
          <wp:inline distT="0" distB="0" distL="0" distR="0" wp14:anchorId="2F5FF4DA" wp14:editId="019FF551">
            <wp:extent cx="3856597" cy="1638300"/>
            <wp:effectExtent l="0" t="0" r="0" b="0"/>
            <wp:docPr id="60" name="Picture 60" descr="C:\Users\whq672437089\AppData\Roaming\Tencent\Users\672437089\TIM\WinTemp\RichOle\MA0)A%BN@6L`@QZEAAQ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whq672437089\AppData\Roaming\Tencent\Users\672437089\TIM\WinTemp\RichOle\MA0)A%BN@6L`@QZEAAQES@J.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63070" cy="1641050"/>
                    </a:xfrm>
                    <a:prstGeom prst="rect">
                      <a:avLst/>
                    </a:prstGeom>
                    <a:noFill/>
                    <a:ln>
                      <a:noFill/>
                    </a:ln>
                  </pic:spPr>
                </pic:pic>
              </a:graphicData>
            </a:graphic>
          </wp:inline>
        </w:drawing>
      </w:r>
      <w:r w:rsidR="006973D4" w:rsidRPr="006973D4">
        <w:rPr>
          <w:rFonts w:eastAsia="Times New Roman" w:cs="Times New Roman"/>
          <w:noProof/>
          <w:szCs w:val="24"/>
        </w:rPr>
        <w:drawing>
          <wp:inline distT="0" distB="0" distL="0" distR="0" wp14:anchorId="70B719A5" wp14:editId="66AC3553">
            <wp:extent cx="2574449" cy="1303020"/>
            <wp:effectExtent l="0" t="0" r="0" b="0"/>
            <wp:docPr id="55" name="Picture 55" descr="C:\Users\whq672437089\AppData\Roaming\Tencent\Users\672437089\TIM\WinTemp\RichOle\8UOB8B9G3_XLMK0R7NXH]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whq672437089\AppData\Roaming\Tencent\Users\672437089\TIM\WinTemp\RichOle\8UOB8B9G3_XLMK0R7NXH]5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6515" cy="1309127"/>
                    </a:xfrm>
                    <a:prstGeom prst="rect">
                      <a:avLst/>
                    </a:prstGeom>
                    <a:noFill/>
                    <a:ln>
                      <a:noFill/>
                    </a:ln>
                  </pic:spPr>
                </pic:pic>
              </a:graphicData>
            </a:graphic>
          </wp:inline>
        </w:drawing>
      </w:r>
    </w:p>
    <w:p w14:paraId="32737F86" w14:textId="7D18DF1B" w:rsidR="009E17C0" w:rsidRPr="007144ED" w:rsidRDefault="009E17C0" w:rsidP="009E17C0">
      <w:pPr>
        <w:widowControl/>
        <w:spacing w:after="0"/>
        <w:ind w:firstLineChars="0" w:firstLine="0"/>
        <w:jc w:val="center"/>
        <w:rPr>
          <w:rFonts w:cs="Times New Roman"/>
          <w:szCs w:val="24"/>
        </w:rPr>
      </w:pPr>
      <w:r>
        <w:rPr>
          <w:rFonts w:eastAsia="Times New Roman" w:cs="Times New Roman"/>
          <w:szCs w:val="24"/>
        </w:rPr>
        <w:t>Fig.20. Results of Random Forest</w:t>
      </w:r>
    </w:p>
    <w:p w14:paraId="2C3BDFEE" w14:textId="77777777" w:rsidR="009E17C0" w:rsidRDefault="009E17C0" w:rsidP="00007240">
      <w:pPr>
        <w:widowControl/>
        <w:spacing w:after="0"/>
        <w:ind w:firstLineChars="0" w:firstLine="0"/>
        <w:jc w:val="center"/>
        <w:rPr>
          <w:rFonts w:eastAsia="Times New Roman" w:cs="Times New Roman"/>
          <w:szCs w:val="24"/>
        </w:rPr>
      </w:pPr>
    </w:p>
    <w:p w14:paraId="6D472957" w14:textId="7CAF7807" w:rsidR="009D4FAC" w:rsidRPr="006973D4" w:rsidRDefault="009D4FAC" w:rsidP="00007240">
      <w:pPr>
        <w:widowControl/>
        <w:spacing w:after="0"/>
        <w:ind w:firstLineChars="0" w:firstLine="0"/>
        <w:jc w:val="center"/>
        <w:rPr>
          <w:rFonts w:eastAsia="Times New Roman" w:cs="Times New Roman"/>
          <w:szCs w:val="24"/>
        </w:rPr>
      </w:pPr>
    </w:p>
    <w:p w14:paraId="3425B5E6" w14:textId="4928D8B6" w:rsidR="006973D4" w:rsidRPr="006973D4" w:rsidRDefault="006973D4" w:rsidP="006973D4">
      <w:pPr>
        <w:widowControl/>
        <w:spacing w:after="0"/>
        <w:ind w:firstLineChars="0" w:firstLine="0"/>
        <w:jc w:val="center"/>
        <w:rPr>
          <w:rFonts w:eastAsia="Times New Roman" w:cs="Times New Roman"/>
          <w:szCs w:val="24"/>
        </w:rPr>
      </w:pPr>
    </w:p>
    <w:p w14:paraId="72FC164E" w14:textId="77777777" w:rsidR="006973D4" w:rsidRDefault="006973D4" w:rsidP="00F160A8">
      <w:pPr>
        <w:ind w:firstLine="480"/>
      </w:pPr>
    </w:p>
    <w:p w14:paraId="3B589715" w14:textId="0B2CE7EE" w:rsidR="009B7C7C" w:rsidRDefault="009B7C7C" w:rsidP="009B7C7C">
      <w:pPr>
        <w:pStyle w:val="Heading2"/>
        <w:ind w:firstLine="640"/>
      </w:pPr>
      <w:r>
        <w:lastRenderedPageBreak/>
        <w:t xml:space="preserve">Support Vector Machine </w:t>
      </w:r>
    </w:p>
    <w:p w14:paraId="50A8D646" w14:textId="54F2F096" w:rsidR="009B7C7C" w:rsidRDefault="00F160A8" w:rsidP="00014B61">
      <w:pPr>
        <w:ind w:firstLine="480"/>
      </w:pPr>
      <w:r>
        <w:t xml:space="preserve"> </w:t>
      </w:r>
      <w:r w:rsidR="006E312C">
        <w:t>In this step I will build the last classifier model</w:t>
      </w:r>
      <w:r>
        <w:t xml:space="preserve"> </w:t>
      </w:r>
      <w:r w:rsidR="00D50CE5">
        <w:t>–</w:t>
      </w:r>
      <w:r>
        <w:t xml:space="preserve"> </w:t>
      </w:r>
      <w:r w:rsidR="00D50CE5">
        <w:t xml:space="preserve">the </w:t>
      </w:r>
      <w:r w:rsidR="006E312C">
        <w:t>support vector machine,</w:t>
      </w:r>
      <w:r>
        <w:t xml:space="preserve"> </w:t>
      </w:r>
      <w:r w:rsidR="006E312C">
        <w:t xml:space="preserve">which </w:t>
      </w:r>
      <w:r>
        <w:rPr>
          <w:rFonts w:hint="eastAsia"/>
        </w:rPr>
        <w:t>is</w:t>
      </w:r>
      <w:r>
        <w:t xml:space="preserve"> </w:t>
      </w:r>
      <w:r>
        <w:rPr>
          <w:rFonts w:hint="eastAsia"/>
        </w:rPr>
        <w:t>good</w:t>
      </w:r>
      <w:r>
        <w:t xml:space="preserve"> </w:t>
      </w:r>
      <w:r>
        <w:rPr>
          <w:rFonts w:hint="eastAsia"/>
        </w:rPr>
        <w:t>at</w:t>
      </w:r>
      <w:r>
        <w:t xml:space="preserve"> </w:t>
      </w:r>
      <w:r>
        <w:rPr>
          <w:rFonts w:hint="eastAsia"/>
        </w:rPr>
        <w:t>fitting</w:t>
      </w:r>
      <w:r>
        <w:t xml:space="preserve"> </w:t>
      </w:r>
      <w:r>
        <w:rPr>
          <w:rFonts w:hint="eastAsia"/>
        </w:rPr>
        <w:t>non-linear</w:t>
      </w:r>
      <w:r>
        <w:t xml:space="preserve"> </w:t>
      </w:r>
      <w:r>
        <w:rPr>
          <w:rFonts w:hint="eastAsia"/>
        </w:rPr>
        <w:t>boundar</w:t>
      </w:r>
      <w:r w:rsidR="00D50CE5">
        <w:t>ies</w:t>
      </w:r>
      <w:r>
        <w:t xml:space="preserve"> </w:t>
      </w:r>
      <w:r>
        <w:rPr>
          <w:rFonts w:hint="eastAsia"/>
        </w:rPr>
        <w:t>and</w:t>
      </w:r>
      <w:r w:rsidR="007A6318">
        <w:t xml:space="preserve"> designed particularly for</w:t>
      </w:r>
      <w:r w:rsidR="006E312C">
        <w:t xml:space="preserve"> a classification in the binary setting. SVM was developed as a classification tool in </w:t>
      </w:r>
      <w:r w:rsidR="007A6318">
        <w:t xml:space="preserve">the </w:t>
      </w:r>
      <w:r w:rsidR="006E312C">
        <w:t>1990s and it has become popular since then.</w:t>
      </w:r>
      <w:r>
        <w:t xml:space="preserve"> It is a general extens</w:t>
      </w:r>
      <w:r w:rsidR="006E312C">
        <w:t>ion of another simple and straightfor</w:t>
      </w:r>
      <w:r>
        <w:rPr>
          <w:rFonts w:hint="eastAsia"/>
        </w:rPr>
        <w:t>war</w:t>
      </w:r>
      <w:r w:rsidR="006E312C">
        <w:t>d classifier</w:t>
      </w:r>
      <w:r w:rsidR="009E17C0">
        <w:t xml:space="preserve"> – the </w:t>
      </w:r>
      <w:r w:rsidR="006E312C">
        <w:t xml:space="preserve">maximal margin </w:t>
      </w:r>
      <w:r w:rsidR="00D50CE5">
        <w:t>model</w:t>
      </w:r>
      <w:r w:rsidR="006E312C">
        <w:t xml:space="preserve">. </w:t>
      </w:r>
      <w:r w:rsidR="003217FF">
        <w:t xml:space="preserve"> </w:t>
      </w:r>
    </w:p>
    <w:p w14:paraId="215D614B" w14:textId="7052CD14" w:rsidR="003217FF" w:rsidRDefault="003217FF" w:rsidP="00014B61">
      <w:pPr>
        <w:ind w:firstLine="480"/>
      </w:pPr>
      <w:r>
        <w:t>Specifically, here the model I built is called support vector machine with a Gaussian radial basis function kernel.</w:t>
      </w:r>
      <w:r w:rsidR="00711796">
        <w:t xml:space="preserve"> Here the C is the parameter to control how soft the SVM allows the margin to be, which means that the larger C can m</w:t>
      </w:r>
      <w:r w:rsidR="009E17C0">
        <w:t>ake SVM treat margin more stric</w:t>
      </w:r>
      <w:r w:rsidR="00711796">
        <w:t xml:space="preserve">tly. The sigma is the parameter of the Gaussian radial basis function and the larger this value is, the more linear the Gaussian kernel of radial based function </w:t>
      </w:r>
      <w:r w:rsidR="009E17C0">
        <w:t xml:space="preserve">is going </w:t>
      </w:r>
      <w:r w:rsidR="00711796">
        <w:t>to be.</w:t>
      </w:r>
      <w:r w:rsidR="00492C38">
        <w:t xml:space="preserve"> Here after </w:t>
      </w:r>
      <w:r w:rsidR="009E17C0">
        <w:t>the cro</w:t>
      </w:r>
      <w:r w:rsidR="00492C38">
        <w:t>ss validation, output shows that when sigma=0.09968364 and C=64, the model is the most accurate. The misclassification rate is 0.032505.</w:t>
      </w:r>
      <w:r w:rsidR="00711796">
        <w:t xml:space="preserve"> </w:t>
      </w:r>
    </w:p>
    <w:p w14:paraId="62372917" w14:textId="3F790822" w:rsidR="00A331A1" w:rsidRPr="00A331A1" w:rsidRDefault="00A331A1" w:rsidP="00A331A1">
      <w:pPr>
        <w:widowControl/>
        <w:spacing w:after="0"/>
        <w:ind w:firstLineChars="0" w:firstLine="0"/>
        <w:jc w:val="center"/>
        <w:rPr>
          <w:rFonts w:eastAsia="Times New Roman" w:cs="Times New Roman"/>
          <w:szCs w:val="24"/>
        </w:rPr>
      </w:pPr>
    </w:p>
    <w:p w14:paraId="3D7CDB2A" w14:textId="77777777" w:rsidR="00A331A1" w:rsidRDefault="00A331A1" w:rsidP="00F160A8">
      <w:pPr>
        <w:ind w:firstLine="480"/>
      </w:pPr>
    </w:p>
    <w:p w14:paraId="3B4311F9" w14:textId="4A88B30B" w:rsidR="0062418D" w:rsidRDefault="0062418D" w:rsidP="0062418D">
      <w:pPr>
        <w:widowControl/>
        <w:spacing w:after="0"/>
        <w:ind w:firstLineChars="0" w:firstLine="0"/>
        <w:jc w:val="center"/>
        <w:rPr>
          <w:rFonts w:eastAsia="Times New Roman" w:cs="Times New Roman"/>
          <w:szCs w:val="24"/>
        </w:rPr>
      </w:pPr>
      <w:r w:rsidRPr="0062418D">
        <w:rPr>
          <w:rFonts w:eastAsia="Times New Roman" w:cs="Times New Roman"/>
          <w:noProof/>
          <w:szCs w:val="24"/>
        </w:rPr>
        <w:drawing>
          <wp:inline distT="0" distB="0" distL="0" distR="0" wp14:anchorId="7020F425" wp14:editId="4D752AF1">
            <wp:extent cx="4236720" cy="2339299"/>
            <wp:effectExtent l="0" t="0" r="0" b="4445"/>
            <wp:docPr id="56" name="Picture 56" descr="C:\Users\whq672437089\AppData\Roaming\Tencent\Users\672437089\TIM\WinTemp\RichOle\X$L93TU2}X)KVL(AS{EY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whq672437089\AppData\Roaming\Tencent\Users\672437089\TIM\WinTemp\RichOle\X$L93TU2}X)KVL(AS{EYJ%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45055" cy="2343901"/>
                    </a:xfrm>
                    <a:prstGeom prst="rect">
                      <a:avLst/>
                    </a:prstGeom>
                    <a:noFill/>
                    <a:ln>
                      <a:noFill/>
                    </a:ln>
                  </pic:spPr>
                </pic:pic>
              </a:graphicData>
            </a:graphic>
          </wp:inline>
        </w:drawing>
      </w:r>
      <w:r w:rsidR="00F3285A" w:rsidRPr="00F3285A">
        <w:rPr>
          <w:rFonts w:eastAsia="Times New Roman" w:cs="Times New Roman"/>
          <w:noProof/>
          <w:szCs w:val="24"/>
        </w:rPr>
        <w:t xml:space="preserve"> </w:t>
      </w:r>
    </w:p>
    <w:p w14:paraId="5E3DBF8E" w14:textId="692C70AC" w:rsidR="0062418D" w:rsidRDefault="00007240" w:rsidP="00007240">
      <w:pPr>
        <w:widowControl/>
        <w:spacing w:after="0"/>
        <w:ind w:firstLineChars="0" w:firstLine="0"/>
        <w:jc w:val="left"/>
        <w:rPr>
          <w:rFonts w:eastAsia="Times New Roman" w:cs="Times New Roman"/>
          <w:szCs w:val="24"/>
        </w:rPr>
      </w:pPr>
      <w:r w:rsidRPr="00007240">
        <w:rPr>
          <w:rFonts w:eastAsia="Times New Roman" w:cs="Times New Roman"/>
          <w:noProof/>
          <w:szCs w:val="24"/>
        </w:rPr>
        <w:drawing>
          <wp:inline distT="0" distB="0" distL="0" distR="0" wp14:anchorId="663ABD04" wp14:editId="03B0573C">
            <wp:extent cx="4084320" cy="1737925"/>
            <wp:effectExtent l="0" t="0" r="0" b="0"/>
            <wp:docPr id="61" name="Picture 61" descr="C:\Users\whq672437089\AppData\Roaming\Tencent\Users\672437089\TIM\WinTemp\RichOle\@]IA2K[R2K4G89)BI%K)T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whq672437089\AppData\Roaming\Tencent\Users\672437089\TIM\WinTemp\RichOle\@]IA2K[R2K4G89)BI%K)TF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5442" cy="1742658"/>
                    </a:xfrm>
                    <a:prstGeom prst="rect">
                      <a:avLst/>
                    </a:prstGeom>
                    <a:noFill/>
                    <a:ln>
                      <a:noFill/>
                    </a:ln>
                  </pic:spPr>
                </pic:pic>
              </a:graphicData>
            </a:graphic>
          </wp:inline>
        </w:drawing>
      </w:r>
      <w:r w:rsidR="0062418D" w:rsidRPr="006973D4">
        <w:rPr>
          <w:rFonts w:eastAsia="Times New Roman" w:cs="Times New Roman"/>
          <w:noProof/>
          <w:szCs w:val="24"/>
        </w:rPr>
        <w:drawing>
          <wp:inline distT="0" distB="0" distL="0" distR="0" wp14:anchorId="5FFA021A" wp14:editId="3842D3B6">
            <wp:extent cx="2430780" cy="1256026"/>
            <wp:effectExtent l="0" t="0" r="7620" b="1905"/>
            <wp:docPr id="54" name="Picture 54" descr="C:\Users\whq672437089\AppData\Roaming\Tencent\Users\672437089\TIM\WinTemp\RichOle\`24$H0GX`F8A1YY)2R7JY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whq672437089\AppData\Roaming\Tencent\Users\672437089\TIM\WinTemp\RichOle\`24$H0GX`F8A1YY)2R7JYR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0529" cy="1261064"/>
                    </a:xfrm>
                    <a:prstGeom prst="rect">
                      <a:avLst/>
                    </a:prstGeom>
                    <a:noFill/>
                    <a:ln>
                      <a:noFill/>
                    </a:ln>
                  </pic:spPr>
                </pic:pic>
              </a:graphicData>
            </a:graphic>
          </wp:inline>
        </w:drawing>
      </w:r>
    </w:p>
    <w:p w14:paraId="224D1737" w14:textId="0D2C6257" w:rsidR="009E17C0" w:rsidRPr="007144ED" w:rsidRDefault="009E17C0" w:rsidP="009E17C0">
      <w:pPr>
        <w:widowControl/>
        <w:spacing w:after="0"/>
        <w:ind w:firstLineChars="0" w:firstLine="0"/>
        <w:jc w:val="center"/>
        <w:rPr>
          <w:rFonts w:cs="Times New Roman"/>
          <w:szCs w:val="24"/>
        </w:rPr>
      </w:pPr>
      <w:r>
        <w:rPr>
          <w:rFonts w:eastAsia="Times New Roman" w:cs="Times New Roman"/>
          <w:szCs w:val="24"/>
        </w:rPr>
        <w:t>Fig.21. Results of SVM</w:t>
      </w:r>
    </w:p>
    <w:p w14:paraId="68EB6E98" w14:textId="77777777" w:rsidR="009E17C0" w:rsidRPr="0062418D" w:rsidRDefault="009E17C0" w:rsidP="00007240">
      <w:pPr>
        <w:widowControl/>
        <w:spacing w:after="0"/>
        <w:ind w:firstLineChars="0" w:firstLine="0"/>
        <w:jc w:val="left"/>
        <w:rPr>
          <w:rFonts w:eastAsia="Times New Roman" w:cs="Times New Roman"/>
          <w:szCs w:val="24"/>
        </w:rPr>
      </w:pPr>
    </w:p>
    <w:p w14:paraId="5B92FC76" w14:textId="77777777" w:rsidR="0062418D" w:rsidRDefault="0062418D" w:rsidP="00F160A8">
      <w:pPr>
        <w:ind w:firstLine="480"/>
      </w:pPr>
    </w:p>
    <w:p w14:paraId="78311424" w14:textId="77777777" w:rsidR="009B7C7C" w:rsidRDefault="009B7C7C" w:rsidP="009B7C7C">
      <w:pPr>
        <w:pStyle w:val="Heading2"/>
        <w:ind w:firstLine="640"/>
      </w:pPr>
      <w:r>
        <w:t xml:space="preserve">Comparing Model by Receiver </w:t>
      </w:r>
      <w:r>
        <w:rPr>
          <w:rFonts w:hint="eastAsia"/>
        </w:rPr>
        <w:t>Operating</w:t>
      </w:r>
      <w:r>
        <w:t xml:space="preserve"> Characteristic Curve</w:t>
      </w:r>
    </w:p>
    <w:p w14:paraId="07FF74D7" w14:textId="0ED46CBB" w:rsidR="00072C83" w:rsidRDefault="00D50CE5" w:rsidP="00014B61">
      <w:pPr>
        <w:ind w:firstLine="480"/>
      </w:pPr>
      <w:r>
        <w:t xml:space="preserve">The </w:t>
      </w:r>
      <w:r w:rsidR="002B6C8B">
        <w:t xml:space="preserve">ROC curve is always used to visualize </w:t>
      </w:r>
      <w:r w:rsidR="009E17C0">
        <w:t>the tradeoff</w:t>
      </w:r>
      <w:r w:rsidR="002B6C8B">
        <w:t xml:space="preserve"> bet</w:t>
      </w:r>
      <w:r w:rsidR="009E17C0">
        <w:t>we</w:t>
      </w:r>
      <w:r w:rsidR="002B6C8B">
        <w:t xml:space="preserve">en sensitivity and specificity in two-class settings. Its vertical proportion </w:t>
      </w:r>
      <w:r w:rsidR="00F160A8">
        <w:rPr>
          <w:rFonts w:hint="eastAsia"/>
        </w:rPr>
        <w:t>unit</w:t>
      </w:r>
      <w:r w:rsidR="00F160A8">
        <w:t xml:space="preserve"> </w:t>
      </w:r>
      <w:r w:rsidR="00072C83">
        <w:t>represents sensitivity</w:t>
      </w:r>
      <w:r w:rsidR="002B6C8B">
        <w:t xml:space="preserve">; its horizontal proportion </w:t>
      </w:r>
      <w:r w:rsidR="00F160A8">
        <w:rPr>
          <w:rFonts w:hint="eastAsia"/>
        </w:rPr>
        <w:t>unit</w:t>
      </w:r>
      <w:r w:rsidR="00F160A8">
        <w:t xml:space="preserve"> </w:t>
      </w:r>
      <w:r w:rsidR="002B6C8B">
        <w:t>represents speci</w:t>
      </w:r>
      <w:r w:rsidR="00F160A8">
        <w:t>fici</w:t>
      </w:r>
      <w:r w:rsidR="002B6C8B">
        <w:t xml:space="preserve">ty. </w:t>
      </w:r>
    </w:p>
    <w:p w14:paraId="0DDEABAE" w14:textId="44A58288" w:rsidR="007349A2" w:rsidRDefault="002B6C8B" w:rsidP="00014B61">
      <w:pPr>
        <w:ind w:firstLine="480"/>
      </w:pPr>
      <w:r>
        <w:t xml:space="preserve">It is a </w:t>
      </w:r>
      <w:r w:rsidR="00F160A8">
        <w:t xml:space="preserve">useful </w:t>
      </w:r>
      <w:r>
        <w:t xml:space="preserve">plot to give the overview of two types </w:t>
      </w:r>
      <w:r w:rsidR="00F160A8">
        <w:t xml:space="preserve">of </w:t>
      </w:r>
      <w:r>
        <w:t xml:space="preserve">errors of a binary classifier. Therefore, usually </w:t>
      </w:r>
      <w:r w:rsidR="009E17C0">
        <w:t>people</w:t>
      </w:r>
      <w:r>
        <w:t xml:space="preserve"> can compute the AUC (area under the curve) to represent the overall performance of a binary class</w:t>
      </w:r>
      <w:r w:rsidR="00F160A8">
        <w:t>i</w:t>
      </w:r>
      <w:r>
        <w:t xml:space="preserve">fier. The larger the AUC is, the better </w:t>
      </w:r>
      <w:bookmarkStart w:id="12" w:name="_GoBack"/>
      <w:bookmarkEnd w:id="12"/>
      <w:r>
        <w:t>the classifier is. In this step, I will plot different models’ ROC Curve</w:t>
      </w:r>
      <w:r w:rsidR="00D50CE5">
        <w:t>s</w:t>
      </w:r>
      <w:r>
        <w:t xml:space="preserve"> and compute their AUC to select the </w:t>
      </w:r>
      <w:bookmarkStart w:id="13" w:name="OLE_LINK5"/>
      <w:bookmarkStart w:id="14" w:name="OLE_LINK6"/>
      <w:r w:rsidR="009E17C0">
        <w:t xml:space="preserve">best </w:t>
      </w:r>
      <w:r>
        <w:t>model.</w:t>
      </w:r>
      <w:bookmarkEnd w:id="13"/>
      <w:bookmarkEnd w:id="14"/>
    </w:p>
    <w:p w14:paraId="75521B7A" w14:textId="721E5399" w:rsidR="006973D4" w:rsidRDefault="009E17C0" w:rsidP="00773907">
      <w:pPr>
        <w:ind w:firstLine="480"/>
      </w:pPr>
      <w:r>
        <w:lastRenderedPageBreak/>
        <w:t xml:space="preserve">In this setting, the </w:t>
      </w:r>
      <w:r w:rsidR="00072C83">
        <w:t>sensitivity means the rate of correctly classifying people who not le</w:t>
      </w:r>
      <w:r w:rsidR="00773907">
        <w:t>ft to “not left”, and the specific</w:t>
      </w:r>
      <w:r w:rsidR="00072C83">
        <w:t>ity means the rate of correctly classifying people who left to “left”. Green line represents “Random Forest Model”; Blue line represents “Support Vector Machine Model”; Red line represents “KNN Model”. The output shows that the best model is “Random Forest Model”. This result agree</w:t>
      </w:r>
      <w:r w:rsidR="00773907">
        <w:t>s</w:t>
      </w:r>
      <w:r w:rsidR="00072C83">
        <w:t xml:space="preserve"> with the previous </w:t>
      </w:r>
      <w:r w:rsidR="006D67A6">
        <w:t xml:space="preserve">analysis where the “Random Forest Model” </w:t>
      </w:r>
      <w:r w:rsidR="00773907">
        <w:t xml:space="preserve">also </w:t>
      </w:r>
      <w:r w:rsidR="006D67A6">
        <w:t>has the lo</w:t>
      </w:r>
      <w:r w:rsidR="00773907">
        <w:t>we</w:t>
      </w:r>
      <w:r w:rsidR="006D67A6">
        <w:t>st misclassification rate.</w:t>
      </w:r>
    </w:p>
    <w:p w14:paraId="52DC930E" w14:textId="69601191" w:rsidR="00426138" w:rsidRDefault="00426138" w:rsidP="00426138">
      <w:pPr>
        <w:widowControl/>
        <w:spacing w:after="0"/>
        <w:ind w:firstLineChars="0" w:firstLine="0"/>
        <w:jc w:val="center"/>
        <w:rPr>
          <w:rFonts w:eastAsia="Times New Roman" w:cs="Times New Roman"/>
          <w:szCs w:val="24"/>
        </w:rPr>
      </w:pPr>
      <w:r w:rsidRPr="00426138">
        <w:rPr>
          <w:rFonts w:eastAsia="Times New Roman" w:cs="Times New Roman"/>
          <w:noProof/>
          <w:szCs w:val="24"/>
        </w:rPr>
        <w:drawing>
          <wp:inline distT="0" distB="0" distL="0" distR="0" wp14:anchorId="743FE90D" wp14:editId="655E9934">
            <wp:extent cx="6763385" cy="5303520"/>
            <wp:effectExtent l="0" t="0" r="0" b="0"/>
            <wp:docPr id="58" name="Picture 58" descr="C:\Users\whq672437089\AppData\Roaming\Tencent\Users\672437089\TIM\WinTemp\RichOle\(B}Z2]_(]7CAV8$G~Z1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whq672437089\AppData\Roaming\Tencent\Users\672437089\TIM\WinTemp\RichOle\(B}Z2]_(]7CAV8$G~Z18({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77379" cy="5314493"/>
                    </a:xfrm>
                    <a:prstGeom prst="rect">
                      <a:avLst/>
                    </a:prstGeom>
                    <a:noFill/>
                    <a:ln>
                      <a:noFill/>
                    </a:ln>
                  </pic:spPr>
                </pic:pic>
              </a:graphicData>
            </a:graphic>
          </wp:inline>
        </w:drawing>
      </w:r>
    </w:p>
    <w:p w14:paraId="6D05E9DE" w14:textId="1A23CAD2" w:rsidR="00776D82" w:rsidRPr="00776D82" w:rsidRDefault="00773907" w:rsidP="00776D82">
      <w:pPr>
        <w:widowControl/>
        <w:spacing w:after="0"/>
        <w:ind w:firstLineChars="0" w:firstLine="0"/>
        <w:jc w:val="center"/>
        <w:rPr>
          <w:rFonts w:cs="Times New Roman"/>
          <w:szCs w:val="24"/>
        </w:rPr>
      </w:pPr>
      <w:r>
        <w:rPr>
          <w:rFonts w:eastAsia="Times New Roman" w:cs="Times New Roman"/>
          <w:szCs w:val="24"/>
        </w:rPr>
        <w:t>Fig.22. ROC Curves of Models</w:t>
      </w:r>
    </w:p>
    <w:p w14:paraId="326CFCC4" w14:textId="77777777" w:rsidR="006E312C" w:rsidRPr="006E312C" w:rsidRDefault="00E30588" w:rsidP="00E30588">
      <w:pPr>
        <w:pStyle w:val="Heading1"/>
        <w:ind w:firstLine="720"/>
      </w:pPr>
      <w:r>
        <w:t>Conclusion</w:t>
      </w:r>
      <w:r w:rsidR="002B6C8B">
        <w:t xml:space="preserve"> </w:t>
      </w:r>
    </w:p>
    <w:p w14:paraId="5968F5C7" w14:textId="77777777" w:rsidR="00776D82" w:rsidRDefault="00773907" w:rsidP="00773907">
      <w:pPr>
        <w:ind w:firstLine="480"/>
      </w:pPr>
      <w:r>
        <w:t>In terms of interpretation,</w:t>
      </w:r>
      <w:r w:rsidR="00AE52EC">
        <w:t xml:space="preserve"> what is interesting is that “salary” and “promotion” that seems like key determining factor are not identified as an important predictor by </w:t>
      </w:r>
      <w:r w:rsidR="00776D82">
        <w:t xml:space="preserve">any one of variable selection methods. Instead, </w:t>
      </w:r>
      <w:r>
        <w:t xml:space="preserve">all of three variable selection methods identify “satisfaction level” and “year spent in company” as important predictors. Therefore, HRs should pay more attention on employees who have a low satisfaction level or who have spent several years in the company. </w:t>
      </w:r>
      <w:r>
        <w:rPr>
          <w:rFonts w:hint="eastAsia"/>
        </w:rPr>
        <w:t>In</w:t>
      </w:r>
      <w:r>
        <w:t xml:space="preserve"> addition, </w:t>
      </w:r>
      <w:r w:rsidR="00AE52EC">
        <w:t>people who left can be clustered into two groups, “high last evaluation and hardworking” and “low last evaluation and underworked” or three groups, “happy and hardworking”, “unhappy and hardworking” and “unhappy and underworked” according to the previous analysis.</w:t>
      </w:r>
    </w:p>
    <w:p w14:paraId="72C058DE" w14:textId="418CB6D4" w:rsidR="001A1D81" w:rsidRPr="007F00B7" w:rsidRDefault="00776D82" w:rsidP="00776D82">
      <w:pPr>
        <w:ind w:firstLine="480"/>
      </w:pPr>
      <w:r>
        <w:t>In terms of the prediction, the random forest model seems like the most accurate one according to the previous ROC plot. Also</w:t>
      </w:r>
      <w:r w:rsidR="00CA264B">
        <w:t xml:space="preserve">, the </w:t>
      </w:r>
      <w:r w:rsidR="001A1D81">
        <w:t xml:space="preserve">logistic regression </w:t>
      </w:r>
      <w:r>
        <w:t xml:space="preserve">may be another option </w:t>
      </w:r>
      <w:r w:rsidR="001A1D81">
        <w:t xml:space="preserve">to predict </w:t>
      </w:r>
      <w:r w:rsidR="00CA264B">
        <w:t xml:space="preserve">because </w:t>
      </w:r>
      <w:r>
        <w:t xml:space="preserve">it can not only give us </w:t>
      </w:r>
      <w:r w:rsidR="00CA264B">
        <w:t xml:space="preserve">the probability of employee’s </w:t>
      </w:r>
      <w:r w:rsidR="001A1D81">
        <w:t xml:space="preserve">leaving </w:t>
      </w:r>
      <w:r>
        <w:t>but also</w:t>
      </w:r>
      <w:r w:rsidR="00CA264B">
        <w:t xml:space="preserve"> the threshold of the probability to classify can be set </w:t>
      </w:r>
      <w:r w:rsidR="00CA264B">
        <w:lastRenderedPageBreak/>
        <w:t>according to different settings.</w:t>
      </w:r>
    </w:p>
    <w:sdt>
      <w:sdtPr>
        <w:rPr>
          <w:rFonts w:eastAsiaTheme="minorEastAsia" w:cstheme="minorBidi"/>
          <w:b w:val="0"/>
          <w:sz w:val="24"/>
          <w:szCs w:val="22"/>
        </w:rPr>
        <w:id w:val="-1177260037"/>
        <w:docPartObj>
          <w:docPartGallery w:val="Bibliographies"/>
          <w:docPartUnique/>
        </w:docPartObj>
      </w:sdtPr>
      <w:sdtEndPr/>
      <w:sdtContent>
        <w:p w14:paraId="4DEF3A63" w14:textId="6DA3C56D" w:rsidR="00D62219" w:rsidRDefault="00D62219">
          <w:pPr>
            <w:pStyle w:val="Heading1"/>
            <w:ind w:firstLine="480"/>
          </w:pPr>
          <w:r>
            <w:t>References</w:t>
          </w:r>
        </w:p>
        <w:p w14:paraId="6D9FB67D" w14:textId="77777777" w:rsidR="00D62219" w:rsidRDefault="00D62219" w:rsidP="000B77E7">
          <w:pPr>
            <w:pStyle w:val="Bibliography"/>
            <w:ind w:left="720" w:firstLineChars="0" w:firstLine="0"/>
            <w:jc w:val="left"/>
            <w:rPr>
              <w:noProof/>
              <w:szCs w:val="24"/>
            </w:rPr>
          </w:pPr>
          <w:r>
            <w:rPr>
              <w:noProof/>
            </w:rPr>
            <w:t xml:space="preserve">Kim, H. C.-M. (2002). Support Vector Machine Ensemble with Bagging. </w:t>
          </w:r>
          <w:r>
            <w:rPr>
              <w:i/>
              <w:iCs/>
              <w:noProof/>
            </w:rPr>
            <w:t>Proceedings of the First International Workshop on Pattern Recognition with Support Vector Machines</w:t>
          </w:r>
          <w:r>
            <w:rPr>
              <w:noProof/>
            </w:rPr>
            <w:t>, 397-407.</w:t>
          </w:r>
        </w:p>
        <w:p w14:paraId="2328C10A" w14:textId="77777777" w:rsidR="003426CF" w:rsidRDefault="00D62219" w:rsidP="003426CF">
          <w:pPr>
            <w:pStyle w:val="Bibliography"/>
            <w:ind w:left="720" w:firstLineChars="0" w:firstLine="0"/>
            <w:jc w:val="left"/>
          </w:pPr>
          <w:r w:rsidRPr="00D62219">
            <w:t>E. schapire Robert, "The boosting approach to machine learning: An overview", </w:t>
          </w:r>
          <w:r w:rsidRPr="00D62219">
            <w:rPr>
              <w:i/>
              <w:iCs/>
            </w:rPr>
            <w:t>MSRI Workshop on Nonlinear Estimation and Classification</w:t>
          </w:r>
          <w:r w:rsidRPr="00D62219">
            <w:t>, 2002.</w:t>
          </w:r>
        </w:p>
        <w:p w14:paraId="6D825833" w14:textId="77777777" w:rsidR="007F00B7" w:rsidRDefault="003426CF" w:rsidP="007F00B7">
          <w:pPr>
            <w:pStyle w:val="Bibliography"/>
            <w:ind w:left="720" w:firstLineChars="0" w:firstLine="0"/>
            <w:jc w:val="left"/>
          </w:pPr>
          <w:r w:rsidRPr="003426CF">
            <w:t>Buciu, "Demonstrating the stability of support vector machines for classification", </w:t>
          </w:r>
          <w:r w:rsidRPr="003426CF">
            <w:rPr>
              <w:i/>
              <w:iCs/>
            </w:rPr>
            <w:t>Signal Processing</w:t>
          </w:r>
          <w:r w:rsidRPr="003426CF">
            <w:t>, vol. 86, pp. 2364-2380, 2006.</w:t>
          </w:r>
          <w:sdt>
            <w:sdtPr>
              <w:id w:val="-1416618308"/>
              <w:citation/>
            </w:sdtPr>
            <w:sdtEndPr/>
            <w:sdtContent>
              <w:r>
                <w:fldChar w:fldCharType="begin"/>
              </w:r>
              <w:r>
                <w:instrText xml:space="preserve"> CITATION GCa13 \l 1033 </w:instrText>
              </w:r>
              <w:r>
                <w:fldChar w:fldCharType="separate"/>
              </w:r>
              <w:r>
                <w:rPr>
                  <w:noProof/>
                </w:rPr>
                <w:t xml:space="preserve"> (G. Casella, 2013)</w:t>
              </w:r>
              <w:r>
                <w:fldChar w:fldCharType="end"/>
              </w:r>
            </w:sdtContent>
          </w:sdt>
        </w:p>
        <w:p w14:paraId="3C7E85E1" w14:textId="6CAD9D43" w:rsidR="007F00B7" w:rsidRPr="007F00B7" w:rsidRDefault="00175CD6" w:rsidP="007F00B7">
          <w:pPr>
            <w:pStyle w:val="Bibliography"/>
            <w:ind w:left="720" w:firstLineChars="0" w:firstLine="0"/>
            <w:jc w:val="left"/>
          </w:pPr>
          <w:r>
            <w:t>I</w:t>
          </w:r>
          <w:r w:rsidR="007F00B7" w:rsidRPr="007F00B7">
            <w:t xml:space="preserve">n, Z.; Li, B.; Kotagiri, R.; Chen, J.; Chen, Y.; and Zhang, R. 2016. Improving efficiency of SVM kfold cross-validation by alpha seeding. </w:t>
          </w:r>
          <w:r w:rsidR="007F00B7" w:rsidRPr="007F00B7">
            <w:rPr>
              <w:i/>
            </w:rPr>
            <w:t>Technical Report arXiv</w:t>
          </w:r>
          <w:r w:rsidR="007F00B7" w:rsidRPr="007F00B7">
            <w:t>:1611.07659 [cs.LG], arXiv</w:t>
          </w:r>
        </w:p>
        <w:p w14:paraId="5CE2CB33" w14:textId="77777777" w:rsidR="007F00B7" w:rsidRDefault="003426CF" w:rsidP="007F00B7">
          <w:pPr>
            <w:pStyle w:val="Bibliography"/>
            <w:ind w:left="720" w:firstLineChars="0" w:firstLine="0"/>
            <w:jc w:val="left"/>
          </w:pPr>
          <w:r w:rsidRPr="003426CF">
            <w:t>B.P. Roe et. al., “Boosted decision trees as an alternative to artificial neural networks for particle identification”, NIM A543, pp. 577-584 (2005).</w:t>
          </w:r>
        </w:p>
        <w:p w14:paraId="039A41CB" w14:textId="77777777" w:rsidR="007F00B7" w:rsidRPr="007F00B7" w:rsidRDefault="007F00B7" w:rsidP="007F00B7">
          <w:pPr>
            <w:pStyle w:val="Bibliography"/>
            <w:ind w:left="720" w:firstLineChars="0" w:firstLine="0"/>
            <w:jc w:val="left"/>
          </w:pPr>
          <w:r>
            <w:rPr>
              <w:noProof/>
            </w:rPr>
            <w:t xml:space="preserve">G. Casella, S. F. (2013). </w:t>
          </w:r>
          <w:r>
            <w:rPr>
              <w:i/>
              <w:iCs/>
              <w:noProof/>
            </w:rPr>
            <w:t>An Introduction to Statistical Learning with Appliccation in R.</w:t>
          </w:r>
          <w:r>
            <w:rPr>
              <w:noProof/>
            </w:rPr>
            <w:t xml:space="preserve"> New York: Springer New York Heidelberg Dordrecht London.</w:t>
          </w:r>
        </w:p>
        <w:p w14:paraId="4FDAA930" w14:textId="77777777" w:rsidR="000B77E7" w:rsidRDefault="000B77E7" w:rsidP="000B77E7">
          <w:pPr>
            <w:pStyle w:val="Bibliography"/>
            <w:ind w:left="720" w:firstLineChars="0" w:firstLine="0"/>
            <w:jc w:val="left"/>
          </w:pPr>
          <w:r>
            <w:t xml:space="preserve">Ally Edwards.”5 Reansons to Retain Employees.” </w:t>
          </w:r>
          <w:r w:rsidRPr="000B77E7">
            <w:rPr>
              <w:i/>
              <w:iCs/>
            </w:rPr>
            <w:t>Blog.DATIS</w:t>
          </w:r>
          <w:r>
            <w:t>. 22 April, 2015,</w:t>
          </w:r>
          <w:r w:rsidRPr="000B77E7">
            <w:t xml:space="preserve"> </w:t>
          </w:r>
          <w:hyperlink r:id="rId66" w:history="1">
            <w:r w:rsidRPr="009D5F88">
              <w:rPr>
                <w:rStyle w:val="Hyperlink"/>
              </w:rPr>
              <w:t>http://blog.datis.com/2015/04/22/5-reasons-to-retain-employees/</w:t>
            </w:r>
          </w:hyperlink>
        </w:p>
        <w:p w14:paraId="1299893B" w14:textId="77777777" w:rsidR="00896ADC" w:rsidRPr="00FA7349" w:rsidRDefault="00946151" w:rsidP="00FA7349">
          <w:pPr>
            <w:ind w:firstLineChars="0" w:firstLine="0"/>
          </w:pPr>
        </w:p>
      </w:sdtContent>
    </w:sdt>
    <w:sectPr w:rsidR="00896ADC" w:rsidRPr="00FA7349" w:rsidSect="000E051E">
      <w:headerReference w:type="even" r:id="rId67"/>
      <w:headerReference w:type="default" r:id="rId68"/>
      <w:footerReference w:type="even" r:id="rId69"/>
      <w:footerReference w:type="default" r:id="rId70"/>
      <w:headerReference w:type="first" r:id="rId71"/>
      <w:footerReference w:type="first" r:id="rId72"/>
      <w:pgSz w:w="11906" w:h="16838"/>
      <w:pgMar w:top="720" w:right="720" w:bottom="720" w:left="72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吴浩丘" w:date="2018-02-08T15:18:00Z" w:initials="吴浩丘">
    <w:p w14:paraId="60131B7E" w14:textId="77777777" w:rsidR="00C519D1" w:rsidRDefault="00C519D1">
      <w:pPr>
        <w:pStyle w:val="CommentText"/>
        <w:ind w:firstLine="320"/>
      </w:pPr>
      <w:r>
        <w:rPr>
          <w:rStyle w:val="CommentReference"/>
        </w:rPr>
        <w:annotationRef/>
      </w:r>
      <w:r>
        <w:t xml:space="preserve">For generally means give away sth and u lose it, towards means  u can keep part of it </w:t>
      </w:r>
    </w:p>
  </w:comment>
  <w:comment w:id="2" w:author="吴浩丘" w:date="2018-02-08T15:32:00Z" w:initials="吴浩丘">
    <w:p w14:paraId="58129DA5" w14:textId="77777777" w:rsidR="00C519D1" w:rsidRDefault="00C519D1">
      <w:pPr>
        <w:pStyle w:val="CommentText"/>
        <w:ind w:firstLine="320"/>
      </w:pPr>
      <w:r>
        <w:rPr>
          <w:rStyle w:val="CommentReference"/>
        </w:rPr>
        <w:annotationRef/>
      </w:r>
      <w:r>
        <w:t>Check wheter using quote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131B7E" w15:done="0"/>
  <w15:commentEx w15:paraId="58129D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131B7E" w16cid:durableId="1E26E8B0"/>
  <w16cid:commentId w16cid:paraId="58129DA5" w16cid:durableId="1E26EC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C8121" w14:textId="77777777" w:rsidR="00946151" w:rsidRDefault="00946151" w:rsidP="003805EF">
      <w:pPr>
        <w:spacing w:after="0"/>
        <w:ind w:firstLine="480"/>
      </w:pPr>
      <w:r>
        <w:separator/>
      </w:r>
    </w:p>
  </w:endnote>
  <w:endnote w:type="continuationSeparator" w:id="0">
    <w:p w14:paraId="5058F6DB" w14:textId="77777777" w:rsidR="00946151" w:rsidRDefault="00946151" w:rsidP="003805EF">
      <w:pPr>
        <w:spacing w:after="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5E57" w14:textId="77777777" w:rsidR="00C519D1" w:rsidRDefault="00C519D1">
    <w:pPr>
      <w:pStyle w:val="Foote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470370"/>
      <w:docPartObj>
        <w:docPartGallery w:val="Page Numbers (Bottom of Page)"/>
        <w:docPartUnique/>
      </w:docPartObj>
    </w:sdtPr>
    <w:sdtEndPr>
      <w:rPr>
        <w:noProof/>
      </w:rPr>
    </w:sdtEndPr>
    <w:sdtContent>
      <w:p w14:paraId="4AFF9ED5" w14:textId="56750DCE" w:rsidR="00C519D1" w:rsidRDefault="00C519D1">
        <w:pPr>
          <w:pStyle w:val="Footer"/>
          <w:ind w:firstLine="480"/>
          <w:jc w:val="center"/>
        </w:pPr>
        <w:r>
          <w:fldChar w:fldCharType="begin"/>
        </w:r>
        <w:r>
          <w:instrText xml:space="preserve"> PAGE   \* MERGEFORMAT </w:instrText>
        </w:r>
        <w:r>
          <w:fldChar w:fldCharType="separate"/>
        </w:r>
        <w:r w:rsidR="00624FCE">
          <w:rPr>
            <w:noProof/>
          </w:rPr>
          <w:t>21</w:t>
        </w:r>
        <w:r>
          <w:rPr>
            <w:noProof/>
          </w:rPr>
          <w:fldChar w:fldCharType="end"/>
        </w:r>
      </w:p>
    </w:sdtContent>
  </w:sdt>
  <w:p w14:paraId="36820BDC" w14:textId="77777777" w:rsidR="00C519D1" w:rsidRDefault="00C519D1">
    <w:pPr>
      <w:pStyle w:val="Foote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B7AD2" w14:textId="77777777" w:rsidR="00C519D1" w:rsidRDefault="00C519D1">
    <w:pPr>
      <w:pStyle w:val="Foote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9A513" w14:textId="77777777" w:rsidR="00946151" w:rsidRDefault="00946151" w:rsidP="003805EF">
      <w:pPr>
        <w:spacing w:after="0"/>
        <w:ind w:firstLine="480"/>
      </w:pPr>
      <w:r>
        <w:separator/>
      </w:r>
    </w:p>
  </w:footnote>
  <w:footnote w:type="continuationSeparator" w:id="0">
    <w:p w14:paraId="69F1AA19" w14:textId="77777777" w:rsidR="00946151" w:rsidRDefault="00946151" w:rsidP="003805EF">
      <w:pPr>
        <w:spacing w:after="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D0A5" w14:textId="77777777" w:rsidR="00C519D1" w:rsidRDefault="00C519D1">
    <w:pPr>
      <w:pStyle w:val="Heade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3CD06" w14:textId="77777777" w:rsidR="00C519D1" w:rsidRDefault="00C519D1">
    <w:pPr>
      <w:pStyle w:val="Heade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94CBF" w14:textId="77777777" w:rsidR="00C519D1" w:rsidRDefault="00C519D1">
    <w:pPr>
      <w:pStyle w:val="Heade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496323"/>
    <w:multiLevelType w:val="multilevel"/>
    <w:tmpl w:val="E17E6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吴浩丘">
    <w15:presenceInfo w15:providerId="Windows Live" w15:userId="d8c296717f040e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DD8"/>
    <w:rsid w:val="00004535"/>
    <w:rsid w:val="000067A8"/>
    <w:rsid w:val="00007240"/>
    <w:rsid w:val="00010DBB"/>
    <w:rsid w:val="00014B61"/>
    <w:rsid w:val="00022D7E"/>
    <w:rsid w:val="00037D85"/>
    <w:rsid w:val="00072C83"/>
    <w:rsid w:val="000A3088"/>
    <w:rsid w:val="000B178E"/>
    <w:rsid w:val="000B4609"/>
    <w:rsid w:val="000B77E7"/>
    <w:rsid w:val="000C2815"/>
    <w:rsid w:val="000D0B7D"/>
    <w:rsid w:val="000D6E1A"/>
    <w:rsid w:val="000E051E"/>
    <w:rsid w:val="000F6CE4"/>
    <w:rsid w:val="0010116E"/>
    <w:rsid w:val="0013133A"/>
    <w:rsid w:val="00131BAD"/>
    <w:rsid w:val="00155DD8"/>
    <w:rsid w:val="001569F8"/>
    <w:rsid w:val="00165218"/>
    <w:rsid w:val="0016790B"/>
    <w:rsid w:val="00175CD6"/>
    <w:rsid w:val="00191EC6"/>
    <w:rsid w:val="001A1D81"/>
    <w:rsid w:val="001A3B6A"/>
    <w:rsid w:val="001B00FF"/>
    <w:rsid w:val="001C0E70"/>
    <w:rsid w:val="001E2838"/>
    <w:rsid w:val="001E5DB1"/>
    <w:rsid w:val="001E6FF0"/>
    <w:rsid w:val="001E7505"/>
    <w:rsid w:val="00201C0E"/>
    <w:rsid w:val="0026055E"/>
    <w:rsid w:val="00274487"/>
    <w:rsid w:val="002800B7"/>
    <w:rsid w:val="00284425"/>
    <w:rsid w:val="00294035"/>
    <w:rsid w:val="00296F90"/>
    <w:rsid w:val="002A1628"/>
    <w:rsid w:val="002A2997"/>
    <w:rsid w:val="002B1101"/>
    <w:rsid w:val="002B629F"/>
    <w:rsid w:val="002B6C8B"/>
    <w:rsid w:val="002C2259"/>
    <w:rsid w:val="002C2D9D"/>
    <w:rsid w:val="002C6E90"/>
    <w:rsid w:val="002D7CE9"/>
    <w:rsid w:val="003217FF"/>
    <w:rsid w:val="00340205"/>
    <w:rsid w:val="003426CF"/>
    <w:rsid w:val="003573A1"/>
    <w:rsid w:val="00362C6E"/>
    <w:rsid w:val="003805EF"/>
    <w:rsid w:val="003D2716"/>
    <w:rsid w:val="003E2359"/>
    <w:rsid w:val="00405219"/>
    <w:rsid w:val="004064BF"/>
    <w:rsid w:val="004126FA"/>
    <w:rsid w:val="004213A3"/>
    <w:rsid w:val="00425710"/>
    <w:rsid w:val="00426138"/>
    <w:rsid w:val="00453AAD"/>
    <w:rsid w:val="00471E01"/>
    <w:rsid w:val="0047335F"/>
    <w:rsid w:val="00492C38"/>
    <w:rsid w:val="0049431E"/>
    <w:rsid w:val="004A3982"/>
    <w:rsid w:val="004A593B"/>
    <w:rsid w:val="004D1CE7"/>
    <w:rsid w:val="004D2DE4"/>
    <w:rsid w:val="004E666D"/>
    <w:rsid w:val="0051314A"/>
    <w:rsid w:val="00514796"/>
    <w:rsid w:val="00541824"/>
    <w:rsid w:val="00553756"/>
    <w:rsid w:val="00576211"/>
    <w:rsid w:val="0058045E"/>
    <w:rsid w:val="00582FF7"/>
    <w:rsid w:val="005A6599"/>
    <w:rsid w:val="005B1734"/>
    <w:rsid w:val="005B76E9"/>
    <w:rsid w:val="005D6BF5"/>
    <w:rsid w:val="005E2BFB"/>
    <w:rsid w:val="00620327"/>
    <w:rsid w:val="006222D6"/>
    <w:rsid w:val="0062418D"/>
    <w:rsid w:val="00624FCE"/>
    <w:rsid w:val="00626882"/>
    <w:rsid w:val="00630808"/>
    <w:rsid w:val="00630CC6"/>
    <w:rsid w:val="0063541D"/>
    <w:rsid w:val="00636F9C"/>
    <w:rsid w:val="00643399"/>
    <w:rsid w:val="00644543"/>
    <w:rsid w:val="00650655"/>
    <w:rsid w:val="00660D23"/>
    <w:rsid w:val="006628E0"/>
    <w:rsid w:val="00664C62"/>
    <w:rsid w:val="00676B31"/>
    <w:rsid w:val="00687186"/>
    <w:rsid w:val="006973D4"/>
    <w:rsid w:val="006B1D90"/>
    <w:rsid w:val="006B1F85"/>
    <w:rsid w:val="006B21FC"/>
    <w:rsid w:val="006B6677"/>
    <w:rsid w:val="006D67A6"/>
    <w:rsid w:val="006E312C"/>
    <w:rsid w:val="006E7F04"/>
    <w:rsid w:val="006F31F4"/>
    <w:rsid w:val="00711796"/>
    <w:rsid w:val="0071316C"/>
    <w:rsid w:val="007144ED"/>
    <w:rsid w:val="0072229C"/>
    <w:rsid w:val="0072615B"/>
    <w:rsid w:val="007349A2"/>
    <w:rsid w:val="00754F35"/>
    <w:rsid w:val="00756E8E"/>
    <w:rsid w:val="00764566"/>
    <w:rsid w:val="00773907"/>
    <w:rsid w:val="00776D82"/>
    <w:rsid w:val="007819DA"/>
    <w:rsid w:val="007A27B9"/>
    <w:rsid w:val="007A6318"/>
    <w:rsid w:val="007A6C07"/>
    <w:rsid w:val="007B5797"/>
    <w:rsid w:val="007C0A72"/>
    <w:rsid w:val="007F00B7"/>
    <w:rsid w:val="008102C9"/>
    <w:rsid w:val="0081490D"/>
    <w:rsid w:val="00833940"/>
    <w:rsid w:val="00834A39"/>
    <w:rsid w:val="0083696B"/>
    <w:rsid w:val="00836B7B"/>
    <w:rsid w:val="00837919"/>
    <w:rsid w:val="00852E95"/>
    <w:rsid w:val="00875CFA"/>
    <w:rsid w:val="00886761"/>
    <w:rsid w:val="00891B09"/>
    <w:rsid w:val="00896ADC"/>
    <w:rsid w:val="008A2401"/>
    <w:rsid w:val="008B6E39"/>
    <w:rsid w:val="008E4363"/>
    <w:rsid w:val="008F08E6"/>
    <w:rsid w:val="008F5225"/>
    <w:rsid w:val="009247FE"/>
    <w:rsid w:val="00946151"/>
    <w:rsid w:val="00952397"/>
    <w:rsid w:val="00981C87"/>
    <w:rsid w:val="009A2734"/>
    <w:rsid w:val="009A66B5"/>
    <w:rsid w:val="009B7C7C"/>
    <w:rsid w:val="009C3917"/>
    <w:rsid w:val="009D24A7"/>
    <w:rsid w:val="009D4FAC"/>
    <w:rsid w:val="009E0050"/>
    <w:rsid w:val="009E17C0"/>
    <w:rsid w:val="009F6B90"/>
    <w:rsid w:val="00A2566A"/>
    <w:rsid w:val="00A331A1"/>
    <w:rsid w:val="00A34C5F"/>
    <w:rsid w:val="00A41870"/>
    <w:rsid w:val="00A44098"/>
    <w:rsid w:val="00A5036B"/>
    <w:rsid w:val="00A62209"/>
    <w:rsid w:val="00A64FCB"/>
    <w:rsid w:val="00A6619E"/>
    <w:rsid w:val="00A70CDB"/>
    <w:rsid w:val="00A81508"/>
    <w:rsid w:val="00A84363"/>
    <w:rsid w:val="00A92A8B"/>
    <w:rsid w:val="00AC74D4"/>
    <w:rsid w:val="00AD1F2C"/>
    <w:rsid w:val="00AE52EC"/>
    <w:rsid w:val="00B06D77"/>
    <w:rsid w:val="00B1184F"/>
    <w:rsid w:val="00B13424"/>
    <w:rsid w:val="00B30701"/>
    <w:rsid w:val="00B44BB2"/>
    <w:rsid w:val="00B7376C"/>
    <w:rsid w:val="00B953D8"/>
    <w:rsid w:val="00BA4B1A"/>
    <w:rsid w:val="00BB1B61"/>
    <w:rsid w:val="00BE4E4F"/>
    <w:rsid w:val="00BF77C6"/>
    <w:rsid w:val="00C05208"/>
    <w:rsid w:val="00C42E60"/>
    <w:rsid w:val="00C519D1"/>
    <w:rsid w:val="00C70FA5"/>
    <w:rsid w:val="00C73258"/>
    <w:rsid w:val="00C95D52"/>
    <w:rsid w:val="00CA264B"/>
    <w:rsid w:val="00CC6B7E"/>
    <w:rsid w:val="00D03907"/>
    <w:rsid w:val="00D068E1"/>
    <w:rsid w:val="00D15721"/>
    <w:rsid w:val="00D169F5"/>
    <w:rsid w:val="00D46FD8"/>
    <w:rsid w:val="00D50CE5"/>
    <w:rsid w:val="00D56514"/>
    <w:rsid w:val="00D62219"/>
    <w:rsid w:val="00D82B17"/>
    <w:rsid w:val="00D83172"/>
    <w:rsid w:val="00D932E7"/>
    <w:rsid w:val="00D95497"/>
    <w:rsid w:val="00D95AE2"/>
    <w:rsid w:val="00D97CDE"/>
    <w:rsid w:val="00DB2E46"/>
    <w:rsid w:val="00DB68BE"/>
    <w:rsid w:val="00DB7B16"/>
    <w:rsid w:val="00DC5B6A"/>
    <w:rsid w:val="00DD2576"/>
    <w:rsid w:val="00E0189D"/>
    <w:rsid w:val="00E01FE8"/>
    <w:rsid w:val="00E21A94"/>
    <w:rsid w:val="00E22F76"/>
    <w:rsid w:val="00E23769"/>
    <w:rsid w:val="00E30588"/>
    <w:rsid w:val="00E4759A"/>
    <w:rsid w:val="00E531C5"/>
    <w:rsid w:val="00E572B8"/>
    <w:rsid w:val="00E63E0A"/>
    <w:rsid w:val="00E65C53"/>
    <w:rsid w:val="00E76A87"/>
    <w:rsid w:val="00E828E8"/>
    <w:rsid w:val="00EA3A54"/>
    <w:rsid w:val="00EA3B9E"/>
    <w:rsid w:val="00EB0870"/>
    <w:rsid w:val="00EB63D6"/>
    <w:rsid w:val="00EE23F8"/>
    <w:rsid w:val="00EE5EC3"/>
    <w:rsid w:val="00F160A8"/>
    <w:rsid w:val="00F214E0"/>
    <w:rsid w:val="00F3285A"/>
    <w:rsid w:val="00F341BF"/>
    <w:rsid w:val="00F615A9"/>
    <w:rsid w:val="00F64363"/>
    <w:rsid w:val="00FA00BB"/>
    <w:rsid w:val="00FA1718"/>
    <w:rsid w:val="00FA7349"/>
    <w:rsid w:val="00FD31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2C2B"/>
  <w15:chartTrackingRefBased/>
  <w15:docId w15:val="{043DC51C-ABBE-496C-A906-2B3AC4084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w:qFormat/>
    <w:rsid w:val="001A1D81"/>
    <w:pPr>
      <w:widowControl w:val="0"/>
      <w:spacing w:line="240" w:lineRule="auto"/>
      <w:ind w:firstLineChars="200" w:firstLine="200"/>
      <w:jc w:val="both"/>
    </w:pPr>
    <w:rPr>
      <w:rFonts w:ascii="Times New Roman" w:hAnsi="Times New Roman"/>
      <w:sz w:val="24"/>
    </w:rPr>
  </w:style>
  <w:style w:type="paragraph" w:styleId="Heading1">
    <w:name w:val="heading 1"/>
    <w:basedOn w:val="Normal"/>
    <w:next w:val="Normal"/>
    <w:link w:val="Heading1Char"/>
    <w:uiPriority w:val="9"/>
    <w:qFormat/>
    <w:rsid w:val="00E21A94"/>
    <w:pPr>
      <w:keepNext/>
      <w:keepLines/>
      <w:spacing w:before="240" w:after="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87186"/>
    <w:pPr>
      <w:keepNext/>
      <w:keepLines/>
      <w:spacing w:before="40" w:after="0" w:line="360" w:lineRule="auto"/>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87186"/>
    <w:pPr>
      <w:keepNext/>
      <w:keepLines/>
      <w:spacing w:before="40" w:after="0" w:line="360" w:lineRule="auto"/>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A9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87186"/>
    <w:rPr>
      <w:rFonts w:ascii="Times New Roman" w:eastAsiaTheme="majorEastAsia" w:hAnsi="Times New Roman" w:cstheme="majorBidi"/>
      <w:sz w:val="32"/>
      <w:szCs w:val="26"/>
    </w:rPr>
  </w:style>
  <w:style w:type="paragraph" w:styleId="Bibliography">
    <w:name w:val="Bibliography"/>
    <w:basedOn w:val="Normal"/>
    <w:next w:val="Normal"/>
    <w:uiPriority w:val="37"/>
    <w:unhideWhenUsed/>
    <w:rsid w:val="00D62219"/>
  </w:style>
  <w:style w:type="character" w:styleId="Emphasis">
    <w:name w:val="Emphasis"/>
    <w:basedOn w:val="DefaultParagraphFont"/>
    <w:uiPriority w:val="20"/>
    <w:qFormat/>
    <w:rsid w:val="00D62219"/>
    <w:rPr>
      <w:i/>
      <w:iCs/>
    </w:rPr>
  </w:style>
  <w:style w:type="character" w:styleId="Hyperlink">
    <w:name w:val="Hyperlink"/>
    <w:basedOn w:val="DefaultParagraphFont"/>
    <w:uiPriority w:val="99"/>
    <w:unhideWhenUsed/>
    <w:rsid w:val="000B77E7"/>
    <w:rPr>
      <w:color w:val="0563C1" w:themeColor="hyperlink"/>
      <w:u w:val="single"/>
    </w:rPr>
  </w:style>
  <w:style w:type="character" w:styleId="UnresolvedMention">
    <w:name w:val="Unresolved Mention"/>
    <w:basedOn w:val="DefaultParagraphFont"/>
    <w:uiPriority w:val="99"/>
    <w:semiHidden/>
    <w:unhideWhenUsed/>
    <w:rsid w:val="000B77E7"/>
    <w:rPr>
      <w:color w:val="808080"/>
      <w:shd w:val="clear" w:color="auto" w:fill="E6E6E6"/>
    </w:rPr>
  </w:style>
  <w:style w:type="paragraph" w:styleId="BalloonText">
    <w:name w:val="Balloon Text"/>
    <w:basedOn w:val="Normal"/>
    <w:link w:val="BalloonTextChar"/>
    <w:uiPriority w:val="99"/>
    <w:semiHidden/>
    <w:unhideWhenUsed/>
    <w:rsid w:val="00CC6B7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B7E"/>
    <w:rPr>
      <w:rFonts w:ascii="Segoe UI" w:hAnsi="Segoe UI" w:cs="Segoe UI"/>
      <w:sz w:val="18"/>
      <w:szCs w:val="18"/>
    </w:rPr>
  </w:style>
  <w:style w:type="character" w:styleId="CommentReference">
    <w:name w:val="annotation reference"/>
    <w:basedOn w:val="DefaultParagraphFont"/>
    <w:uiPriority w:val="99"/>
    <w:semiHidden/>
    <w:unhideWhenUsed/>
    <w:rsid w:val="00CC6B7E"/>
    <w:rPr>
      <w:sz w:val="16"/>
      <w:szCs w:val="16"/>
    </w:rPr>
  </w:style>
  <w:style w:type="paragraph" w:styleId="CommentText">
    <w:name w:val="annotation text"/>
    <w:basedOn w:val="Normal"/>
    <w:link w:val="CommentTextChar"/>
    <w:uiPriority w:val="99"/>
    <w:semiHidden/>
    <w:unhideWhenUsed/>
    <w:rsid w:val="00CC6B7E"/>
    <w:rPr>
      <w:sz w:val="20"/>
      <w:szCs w:val="20"/>
    </w:rPr>
  </w:style>
  <w:style w:type="character" w:customStyle="1" w:styleId="CommentTextChar">
    <w:name w:val="Comment Text Char"/>
    <w:basedOn w:val="DefaultParagraphFont"/>
    <w:link w:val="CommentText"/>
    <w:uiPriority w:val="99"/>
    <w:semiHidden/>
    <w:rsid w:val="00CC6B7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B7E"/>
    <w:rPr>
      <w:b/>
      <w:bCs/>
    </w:rPr>
  </w:style>
  <w:style w:type="character" w:customStyle="1" w:styleId="CommentSubjectChar">
    <w:name w:val="Comment Subject Char"/>
    <w:basedOn w:val="CommentTextChar"/>
    <w:link w:val="CommentSubject"/>
    <w:uiPriority w:val="99"/>
    <w:semiHidden/>
    <w:rsid w:val="00CC6B7E"/>
    <w:rPr>
      <w:rFonts w:ascii="Times New Roman" w:hAnsi="Times New Roman"/>
      <w:b/>
      <w:bCs/>
      <w:sz w:val="20"/>
      <w:szCs w:val="20"/>
    </w:rPr>
  </w:style>
  <w:style w:type="paragraph" w:styleId="NoSpacing">
    <w:name w:val="No Spacing"/>
    <w:link w:val="NoSpacingChar"/>
    <w:uiPriority w:val="1"/>
    <w:qFormat/>
    <w:rsid w:val="003805EF"/>
    <w:pPr>
      <w:spacing w:after="0" w:line="240" w:lineRule="auto"/>
    </w:pPr>
    <w:rPr>
      <w:lang w:eastAsia="en-US"/>
    </w:rPr>
  </w:style>
  <w:style w:type="character" w:customStyle="1" w:styleId="NoSpacingChar">
    <w:name w:val="No Spacing Char"/>
    <w:basedOn w:val="DefaultParagraphFont"/>
    <w:link w:val="NoSpacing"/>
    <w:uiPriority w:val="1"/>
    <w:rsid w:val="003805EF"/>
    <w:rPr>
      <w:lang w:eastAsia="en-US"/>
    </w:rPr>
  </w:style>
  <w:style w:type="paragraph" w:styleId="Header">
    <w:name w:val="header"/>
    <w:basedOn w:val="Normal"/>
    <w:link w:val="HeaderChar"/>
    <w:uiPriority w:val="99"/>
    <w:unhideWhenUsed/>
    <w:rsid w:val="003805EF"/>
    <w:pPr>
      <w:tabs>
        <w:tab w:val="center" w:pos="4320"/>
        <w:tab w:val="right" w:pos="8640"/>
      </w:tabs>
      <w:spacing w:after="0"/>
    </w:pPr>
  </w:style>
  <w:style w:type="character" w:customStyle="1" w:styleId="HeaderChar">
    <w:name w:val="Header Char"/>
    <w:basedOn w:val="DefaultParagraphFont"/>
    <w:link w:val="Header"/>
    <w:uiPriority w:val="99"/>
    <w:rsid w:val="003805EF"/>
    <w:rPr>
      <w:rFonts w:ascii="Times New Roman" w:hAnsi="Times New Roman"/>
      <w:sz w:val="24"/>
    </w:rPr>
  </w:style>
  <w:style w:type="paragraph" w:styleId="Footer">
    <w:name w:val="footer"/>
    <w:basedOn w:val="Normal"/>
    <w:link w:val="FooterChar"/>
    <w:uiPriority w:val="99"/>
    <w:unhideWhenUsed/>
    <w:rsid w:val="003805EF"/>
    <w:pPr>
      <w:tabs>
        <w:tab w:val="center" w:pos="4320"/>
        <w:tab w:val="right" w:pos="8640"/>
      </w:tabs>
      <w:spacing w:after="0"/>
    </w:pPr>
  </w:style>
  <w:style w:type="character" w:customStyle="1" w:styleId="FooterChar">
    <w:name w:val="Footer Char"/>
    <w:basedOn w:val="DefaultParagraphFont"/>
    <w:link w:val="Footer"/>
    <w:uiPriority w:val="99"/>
    <w:rsid w:val="003805EF"/>
    <w:rPr>
      <w:rFonts w:ascii="Times New Roman" w:hAnsi="Times New Roman"/>
      <w:sz w:val="24"/>
    </w:rPr>
  </w:style>
  <w:style w:type="table" w:styleId="TableGrid">
    <w:name w:val="Table Grid"/>
    <w:basedOn w:val="TableNormal"/>
    <w:uiPriority w:val="39"/>
    <w:rsid w:val="00426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7186"/>
    <w:rPr>
      <w:rFonts w:ascii="Times New Roman" w:eastAsiaTheme="majorEastAsia" w:hAnsi="Times New Roman" w:cstheme="majorBidi"/>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4999">
      <w:bodyDiv w:val="1"/>
      <w:marLeft w:val="0"/>
      <w:marRight w:val="0"/>
      <w:marTop w:val="0"/>
      <w:marBottom w:val="0"/>
      <w:divBdr>
        <w:top w:val="none" w:sz="0" w:space="0" w:color="auto"/>
        <w:left w:val="none" w:sz="0" w:space="0" w:color="auto"/>
        <w:bottom w:val="none" w:sz="0" w:space="0" w:color="auto"/>
        <w:right w:val="none" w:sz="0" w:space="0" w:color="auto"/>
      </w:divBdr>
      <w:divsChild>
        <w:div w:id="1700280814">
          <w:marLeft w:val="0"/>
          <w:marRight w:val="0"/>
          <w:marTop w:val="0"/>
          <w:marBottom w:val="0"/>
          <w:divBdr>
            <w:top w:val="none" w:sz="0" w:space="0" w:color="auto"/>
            <w:left w:val="none" w:sz="0" w:space="0" w:color="auto"/>
            <w:bottom w:val="none" w:sz="0" w:space="0" w:color="auto"/>
            <w:right w:val="none" w:sz="0" w:space="0" w:color="auto"/>
          </w:divBdr>
        </w:div>
      </w:divsChild>
    </w:div>
    <w:div w:id="23596786">
      <w:bodyDiv w:val="1"/>
      <w:marLeft w:val="0"/>
      <w:marRight w:val="0"/>
      <w:marTop w:val="0"/>
      <w:marBottom w:val="0"/>
      <w:divBdr>
        <w:top w:val="none" w:sz="0" w:space="0" w:color="auto"/>
        <w:left w:val="none" w:sz="0" w:space="0" w:color="auto"/>
        <w:bottom w:val="none" w:sz="0" w:space="0" w:color="auto"/>
        <w:right w:val="none" w:sz="0" w:space="0" w:color="auto"/>
      </w:divBdr>
      <w:divsChild>
        <w:div w:id="1454981765">
          <w:marLeft w:val="0"/>
          <w:marRight w:val="0"/>
          <w:marTop w:val="0"/>
          <w:marBottom w:val="0"/>
          <w:divBdr>
            <w:top w:val="none" w:sz="0" w:space="0" w:color="auto"/>
            <w:left w:val="none" w:sz="0" w:space="0" w:color="auto"/>
            <w:bottom w:val="none" w:sz="0" w:space="0" w:color="auto"/>
            <w:right w:val="none" w:sz="0" w:space="0" w:color="auto"/>
          </w:divBdr>
        </w:div>
      </w:divsChild>
    </w:div>
    <w:div w:id="27803207">
      <w:bodyDiv w:val="1"/>
      <w:marLeft w:val="0"/>
      <w:marRight w:val="0"/>
      <w:marTop w:val="0"/>
      <w:marBottom w:val="0"/>
      <w:divBdr>
        <w:top w:val="none" w:sz="0" w:space="0" w:color="auto"/>
        <w:left w:val="none" w:sz="0" w:space="0" w:color="auto"/>
        <w:bottom w:val="none" w:sz="0" w:space="0" w:color="auto"/>
        <w:right w:val="none" w:sz="0" w:space="0" w:color="auto"/>
      </w:divBdr>
      <w:divsChild>
        <w:div w:id="1306206107">
          <w:marLeft w:val="0"/>
          <w:marRight w:val="0"/>
          <w:marTop w:val="0"/>
          <w:marBottom w:val="0"/>
          <w:divBdr>
            <w:top w:val="none" w:sz="0" w:space="0" w:color="auto"/>
            <w:left w:val="none" w:sz="0" w:space="0" w:color="auto"/>
            <w:bottom w:val="none" w:sz="0" w:space="0" w:color="auto"/>
            <w:right w:val="none" w:sz="0" w:space="0" w:color="auto"/>
          </w:divBdr>
        </w:div>
      </w:divsChild>
    </w:div>
    <w:div w:id="65031197">
      <w:bodyDiv w:val="1"/>
      <w:marLeft w:val="0"/>
      <w:marRight w:val="0"/>
      <w:marTop w:val="0"/>
      <w:marBottom w:val="0"/>
      <w:divBdr>
        <w:top w:val="none" w:sz="0" w:space="0" w:color="auto"/>
        <w:left w:val="none" w:sz="0" w:space="0" w:color="auto"/>
        <w:bottom w:val="none" w:sz="0" w:space="0" w:color="auto"/>
        <w:right w:val="none" w:sz="0" w:space="0" w:color="auto"/>
      </w:divBdr>
      <w:divsChild>
        <w:div w:id="175117737">
          <w:marLeft w:val="0"/>
          <w:marRight w:val="0"/>
          <w:marTop w:val="0"/>
          <w:marBottom w:val="0"/>
          <w:divBdr>
            <w:top w:val="none" w:sz="0" w:space="0" w:color="auto"/>
            <w:left w:val="none" w:sz="0" w:space="0" w:color="auto"/>
            <w:bottom w:val="none" w:sz="0" w:space="0" w:color="auto"/>
            <w:right w:val="none" w:sz="0" w:space="0" w:color="auto"/>
          </w:divBdr>
        </w:div>
      </w:divsChild>
    </w:div>
    <w:div w:id="95946650">
      <w:bodyDiv w:val="1"/>
      <w:marLeft w:val="0"/>
      <w:marRight w:val="0"/>
      <w:marTop w:val="0"/>
      <w:marBottom w:val="0"/>
      <w:divBdr>
        <w:top w:val="none" w:sz="0" w:space="0" w:color="auto"/>
        <w:left w:val="none" w:sz="0" w:space="0" w:color="auto"/>
        <w:bottom w:val="none" w:sz="0" w:space="0" w:color="auto"/>
        <w:right w:val="none" w:sz="0" w:space="0" w:color="auto"/>
      </w:divBdr>
      <w:divsChild>
        <w:div w:id="1861970368">
          <w:marLeft w:val="0"/>
          <w:marRight w:val="0"/>
          <w:marTop w:val="0"/>
          <w:marBottom w:val="0"/>
          <w:divBdr>
            <w:top w:val="none" w:sz="0" w:space="0" w:color="auto"/>
            <w:left w:val="none" w:sz="0" w:space="0" w:color="auto"/>
            <w:bottom w:val="none" w:sz="0" w:space="0" w:color="auto"/>
            <w:right w:val="none" w:sz="0" w:space="0" w:color="auto"/>
          </w:divBdr>
        </w:div>
      </w:divsChild>
    </w:div>
    <w:div w:id="143546549">
      <w:bodyDiv w:val="1"/>
      <w:marLeft w:val="0"/>
      <w:marRight w:val="0"/>
      <w:marTop w:val="0"/>
      <w:marBottom w:val="0"/>
      <w:divBdr>
        <w:top w:val="none" w:sz="0" w:space="0" w:color="auto"/>
        <w:left w:val="none" w:sz="0" w:space="0" w:color="auto"/>
        <w:bottom w:val="none" w:sz="0" w:space="0" w:color="auto"/>
        <w:right w:val="none" w:sz="0" w:space="0" w:color="auto"/>
      </w:divBdr>
      <w:divsChild>
        <w:div w:id="919020400">
          <w:marLeft w:val="0"/>
          <w:marRight w:val="0"/>
          <w:marTop w:val="0"/>
          <w:marBottom w:val="0"/>
          <w:divBdr>
            <w:top w:val="none" w:sz="0" w:space="0" w:color="auto"/>
            <w:left w:val="none" w:sz="0" w:space="0" w:color="auto"/>
            <w:bottom w:val="none" w:sz="0" w:space="0" w:color="auto"/>
            <w:right w:val="none" w:sz="0" w:space="0" w:color="auto"/>
          </w:divBdr>
        </w:div>
      </w:divsChild>
    </w:div>
    <w:div w:id="151335733">
      <w:bodyDiv w:val="1"/>
      <w:marLeft w:val="0"/>
      <w:marRight w:val="0"/>
      <w:marTop w:val="0"/>
      <w:marBottom w:val="0"/>
      <w:divBdr>
        <w:top w:val="none" w:sz="0" w:space="0" w:color="auto"/>
        <w:left w:val="none" w:sz="0" w:space="0" w:color="auto"/>
        <w:bottom w:val="none" w:sz="0" w:space="0" w:color="auto"/>
        <w:right w:val="none" w:sz="0" w:space="0" w:color="auto"/>
      </w:divBdr>
      <w:divsChild>
        <w:div w:id="1766606293">
          <w:marLeft w:val="0"/>
          <w:marRight w:val="0"/>
          <w:marTop w:val="0"/>
          <w:marBottom w:val="0"/>
          <w:divBdr>
            <w:top w:val="none" w:sz="0" w:space="0" w:color="auto"/>
            <w:left w:val="none" w:sz="0" w:space="0" w:color="auto"/>
            <w:bottom w:val="none" w:sz="0" w:space="0" w:color="auto"/>
            <w:right w:val="none" w:sz="0" w:space="0" w:color="auto"/>
          </w:divBdr>
        </w:div>
      </w:divsChild>
    </w:div>
    <w:div w:id="228539087">
      <w:bodyDiv w:val="1"/>
      <w:marLeft w:val="0"/>
      <w:marRight w:val="0"/>
      <w:marTop w:val="0"/>
      <w:marBottom w:val="0"/>
      <w:divBdr>
        <w:top w:val="none" w:sz="0" w:space="0" w:color="auto"/>
        <w:left w:val="none" w:sz="0" w:space="0" w:color="auto"/>
        <w:bottom w:val="none" w:sz="0" w:space="0" w:color="auto"/>
        <w:right w:val="none" w:sz="0" w:space="0" w:color="auto"/>
      </w:divBdr>
      <w:divsChild>
        <w:div w:id="1483110245">
          <w:marLeft w:val="0"/>
          <w:marRight w:val="0"/>
          <w:marTop w:val="0"/>
          <w:marBottom w:val="0"/>
          <w:divBdr>
            <w:top w:val="none" w:sz="0" w:space="0" w:color="auto"/>
            <w:left w:val="none" w:sz="0" w:space="0" w:color="auto"/>
            <w:bottom w:val="none" w:sz="0" w:space="0" w:color="auto"/>
            <w:right w:val="none" w:sz="0" w:space="0" w:color="auto"/>
          </w:divBdr>
        </w:div>
      </w:divsChild>
    </w:div>
    <w:div w:id="240874119">
      <w:bodyDiv w:val="1"/>
      <w:marLeft w:val="0"/>
      <w:marRight w:val="0"/>
      <w:marTop w:val="0"/>
      <w:marBottom w:val="0"/>
      <w:divBdr>
        <w:top w:val="none" w:sz="0" w:space="0" w:color="auto"/>
        <w:left w:val="none" w:sz="0" w:space="0" w:color="auto"/>
        <w:bottom w:val="none" w:sz="0" w:space="0" w:color="auto"/>
        <w:right w:val="none" w:sz="0" w:space="0" w:color="auto"/>
      </w:divBdr>
      <w:divsChild>
        <w:div w:id="1621183280">
          <w:marLeft w:val="0"/>
          <w:marRight w:val="0"/>
          <w:marTop w:val="0"/>
          <w:marBottom w:val="0"/>
          <w:divBdr>
            <w:top w:val="none" w:sz="0" w:space="0" w:color="auto"/>
            <w:left w:val="none" w:sz="0" w:space="0" w:color="auto"/>
            <w:bottom w:val="none" w:sz="0" w:space="0" w:color="auto"/>
            <w:right w:val="none" w:sz="0" w:space="0" w:color="auto"/>
          </w:divBdr>
        </w:div>
      </w:divsChild>
    </w:div>
    <w:div w:id="289211214">
      <w:bodyDiv w:val="1"/>
      <w:marLeft w:val="0"/>
      <w:marRight w:val="0"/>
      <w:marTop w:val="0"/>
      <w:marBottom w:val="0"/>
      <w:divBdr>
        <w:top w:val="none" w:sz="0" w:space="0" w:color="auto"/>
        <w:left w:val="none" w:sz="0" w:space="0" w:color="auto"/>
        <w:bottom w:val="none" w:sz="0" w:space="0" w:color="auto"/>
        <w:right w:val="none" w:sz="0" w:space="0" w:color="auto"/>
      </w:divBdr>
      <w:divsChild>
        <w:div w:id="134563855">
          <w:marLeft w:val="0"/>
          <w:marRight w:val="0"/>
          <w:marTop w:val="0"/>
          <w:marBottom w:val="0"/>
          <w:divBdr>
            <w:top w:val="none" w:sz="0" w:space="0" w:color="auto"/>
            <w:left w:val="none" w:sz="0" w:space="0" w:color="auto"/>
            <w:bottom w:val="none" w:sz="0" w:space="0" w:color="auto"/>
            <w:right w:val="none" w:sz="0" w:space="0" w:color="auto"/>
          </w:divBdr>
        </w:div>
      </w:divsChild>
    </w:div>
    <w:div w:id="335155020">
      <w:bodyDiv w:val="1"/>
      <w:marLeft w:val="0"/>
      <w:marRight w:val="0"/>
      <w:marTop w:val="0"/>
      <w:marBottom w:val="0"/>
      <w:divBdr>
        <w:top w:val="none" w:sz="0" w:space="0" w:color="auto"/>
        <w:left w:val="none" w:sz="0" w:space="0" w:color="auto"/>
        <w:bottom w:val="none" w:sz="0" w:space="0" w:color="auto"/>
        <w:right w:val="none" w:sz="0" w:space="0" w:color="auto"/>
      </w:divBdr>
    </w:div>
    <w:div w:id="350573683">
      <w:bodyDiv w:val="1"/>
      <w:marLeft w:val="0"/>
      <w:marRight w:val="0"/>
      <w:marTop w:val="0"/>
      <w:marBottom w:val="0"/>
      <w:divBdr>
        <w:top w:val="none" w:sz="0" w:space="0" w:color="auto"/>
        <w:left w:val="none" w:sz="0" w:space="0" w:color="auto"/>
        <w:bottom w:val="none" w:sz="0" w:space="0" w:color="auto"/>
        <w:right w:val="none" w:sz="0" w:space="0" w:color="auto"/>
      </w:divBdr>
      <w:divsChild>
        <w:div w:id="877164052">
          <w:marLeft w:val="0"/>
          <w:marRight w:val="0"/>
          <w:marTop w:val="0"/>
          <w:marBottom w:val="0"/>
          <w:divBdr>
            <w:top w:val="none" w:sz="0" w:space="0" w:color="auto"/>
            <w:left w:val="none" w:sz="0" w:space="0" w:color="auto"/>
            <w:bottom w:val="none" w:sz="0" w:space="0" w:color="auto"/>
            <w:right w:val="none" w:sz="0" w:space="0" w:color="auto"/>
          </w:divBdr>
        </w:div>
      </w:divsChild>
    </w:div>
    <w:div w:id="354162431">
      <w:bodyDiv w:val="1"/>
      <w:marLeft w:val="0"/>
      <w:marRight w:val="0"/>
      <w:marTop w:val="0"/>
      <w:marBottom w:val="0"/>
      <w:divBdr>
        <w:top w:val="none" w:sz="0" w:space="0" w:color="auto"/>
        <w:left w:val="none" w:sz="0" w:space="0" w:color="auto"/>
        <w:bottom w:val="none" w:sz="0" w:space="0" w:color="auto"/>
        <w:right w:val="none" w:sz="0" w:space="0" w:color="auto"/>
      </w:divBdr>
      <w:divsChild>
        <w:div w:id="52582407">
          <w:marLeft w:val="0"/>
          <w:marRight w:val="0"/>
          <w:marTop w:val="0"/>
          <w:marBottom w:val="0"/>
          <w:divBdr>
            <w:top w:val="none" w:sz="0" w:space="0" w:color="auto"/>
            <w:left w:val="none" w:sz="0" w:space="0" w:color="auto"/>
            <w:bottom w:val="none" w:sz="0" w:space="0" w:color="auto"/>
            <w:right w:val="none" w:sz="0" w:space="0" w:color="auto"/>
          </w:divBdr>
        </w:div>
      </w:divsChild>
    </w:div>
    <w:div w:id="392393183">
      <w:bodyDiv w:val="1"/>
      <w:marLeft w:val="0"/>
      <w:marRight w:val="0"/>
      <w:marTop w:val="0"/>
      <w:marBottom w:val="0"/>
      <w:divBdr>
        <w:top w:val="none" w:sz="0" w:space="0" w:color="auto"/>
        <w:left w:val="none" w:sz="0" w:space="0" w:color="auto"/>
        <w:bottom w:val="none" w:sz="0" w:space="0" w:color="auto"/>
        <w:right w:val="none" w:sz="0" w:space="0" w:color="auto"/>
      </w:divBdr>
    </w:div>
    <w:div w:id="395858118">
      <w:bodyDiv w:val="1"/>
      <w:marLeft w:val="0"/>
      <w:marRight w:val="0"/>
      <w:marTop w:val="0"/>
      <w:marBottom w:val="0"/>
      <w:divBdr>
        <w:top w:val="none" w:sz="0" w:space="0" w:color="auto"/>
        <w:left w:val="none" w:sz="0" w:space="0" w:color="auto"/>
        <w:bottom w:val="none" w:sz="0" w:space="0" w:color="auto"/>
        <w:right w:val="none" w:sz="0" w:space="0" w:color="auto"/>
      </w:divBdr>
      <w:divsChild>
        <w:div w:id="1809198410">
          <w:marLeft w:val="0"/>
          <w:marRight w:val="0"/>
          <w:marTop w:val="0"/>
          <w:marBottom w:val="0"/>
          <w:divBdr>
            <w:top w:val="none" w:sz="0" w:space="0" w:color="auto"/>
            <w:left w:val="none" w:sz="0" w:space="0" w:color="auto"/>
            <w:bottom w:val="none" w:sz="0" w:space="0" w:color="auto"/>
            <w:right w:val="none" w:sz="0" w:space="0" w:color="auto"/>
          </w:divBdr>
        </w:div>
      </w:divsChild>
    </w:div>
    <w:div w:id="455635447">
      <w:bodyDiv w:val="1"/>
      <w:marLeft w:val="0"/>
      <w:marRight w:val="0"/>
      <w:marTop w:val="0"/>
      <w:marBottom w:val="0"/>
      <w:divBdr>
        <w:top w:val="none" w:sz="0" w:space="0" w:color="auto"/>
        <w:left w:val="none" w:sz="0" w:space="0" w:color="auto"/>
        <w:bottom w:val="none" w:sz="0" w:space="0" w:color="auto"/>
        <w:right w:val="none" w:sz="0" w:space="0" w:color="auto"/>
      </w:divBdr>
      <w:divsChild>
        <w:div w:id="287859633">
          <w:marLeft w:val="0"/>
          <w:marRight w:val="0"/>
          <w:marTop w:val="0"/>
          <w:marBottom w:val="0"/>
          <w:divBdr>
            <w:top w:val="none" w:sz="0" w:space="0" w:color="auto"/>
            <w:left w:val="none" w:sz="0" w:space="0" w:color="auto"/>
            <w:bottom w:val="none" w:sz="0" w:space="0" w:color="auto"/>
            <w:right w:val="none" w:sz="0" w:space="0" w:color="auto"/>
          </w:divBdr>
        </w:div>
      </w:divsChild>
    </w:div>
    <w:div w:id="478109059">
      <w:bodyDiv w:val="1"/>
      <w:marLeft w:val="0"/>
      <w:marRight w:val="0"/>
      <w:marTop w:val="0"/>
      <w:marBottom w:val="0"/>
      <w:divBdr>
        <w:top w:val="none" w:sz="0" w:space="0" w:color="auto"/>
        <w:left w:val="none" w:sz="0" w:space="0" w:color="auto"/>
        <w:bottom w:val="none" w:sz="0" w:space="0" w:color="auto"/>
        <w:right w:val="none" w:sz="0" w:space="0" w:color="auto"/>
      </w:divBdr>
      <w:divsChild>
        <w:div w:id="1328441559">
          <w:marLeft w:val="0"/>
          <w:marRight w:val="0"/>
          <w:marTop w:val="0"/>
          <w:marBottom w:val="0"/>
          <w:divBdr>
            <w:top w:val="none" w:sz="0" w:space="0" w:color="auto"/>
            <w:left w:val="none" w:sz="0" w:space="0" w:color="auto"/>
            <w:bottom w:val="none" w:sz="0" w:space="0" w:color="auto"/>
            <w:right w:val="none" w:sz="0" w:space="0" w:color="auto"/>
          </w:divBdr>
        </w:div>
      </w:divsChild>
    </w:div>
    <w:div w:id="483937247">
      <w:bodyDiv w:val="1"/>
      <w:marLeft w:val="0"/>
      <w:marRight w:val="0"/>
      <w:marTop w:val="0"/>
      <w:marBottom w:val="0"/>
      <w:divBdr>
        <w:top w:val="none" w:sz="0" w:space="0" w:color="auto"/>
        <w:left w:val="none" w:sz="0" w:space="0" w:color="auto"/>
        <w:bottom w:val="none" w:sz="0" w:space="0" w:color="auto"/>
        <w:right w:val="none" w:sz="0" w:space="0" w:color="auto"/>
      </w:divBdr>
      <w:divsChild>
        <w:div w:id="964508900">
          <w:marLeft w:val="0"/>
          <w:marRight w:val="0"/>
          <w:marTop w:val="0"/>
          <w:marBottom w:val="0"/>
          <w:divBdr>
            <w:top w:val="none" w:sz="0" w:space="0" w:color="auto"/>
            <w:left w:val="none" w:sz="0" w:space="0" w:color="auto"/>
            <w:bottom w:val="none" w:sz="0" w:space="0" w:color="auto"/>
            <w:right w:val="none" w:sz="0" w:space="0" w:color="auto"/>
          </w:divBdr>
        </w:div>
      </w:divsChild>
    </w:div>
    <w:div w:id="506748502">
      <w:bodyDiv w:val="1"/>
      <w:marLeft w:val="0"/>
      <w:marRight w:val="0"/>
      <w:marTop w:val="0"/>
      <w:marBottom w:val="0"/>
      <w:divBdr>
        <w:top w:val="none" w:sz="0" w:space="0" w:color="auto"/>
        <w:left w:val="none" w:sz="0" w:space="0" w:color="auto"/>
        <w:bottom w:val="none" w:sz="0" w:space="0" w:color="auto"/>
        <w:right w:val="none" w:sz="0" w:space="0" w:color="auto"/>
      </w:divBdr>
      <w:divsChild>
        <w:div w:id="1792091176">
          <w:marLeft w:val="0"/>
          <w:marRight w:val="0"/>
          <w:marTop w:val="0"/>
          <w:marBottom w:val="0"/>
          <w:divBdr>
            <w:top w:val="none" w:sz="0" w:space="0" w:color="auto"/>
            <w:left w:val="none" w:sz="0" w:space="0" w:color="auto"/>
            <w:bottom w:val="none" w:sz="0" w:space="0" w:color="auto"/>
            <w:right w:val="none" w:sz="0" w:space="0" w:color="auto"/>
          </w:divBdr>
        </w:div>
      </w:divsChild>
    </w:div>
    <w:div w:id="574323254">
      <w:bodyDiv w:val="1"/>
      <w:marLeft w:val="0"/>
      <w:marRight w:val="0"/>
      <w:marTop w:val="0"/>
      <w:marBottom w:val="0"/>
      <w:divBdr>
        <w:top w:val="none" w:sz="0" w:space="0" w:color="auto"/>
        <w:left w:val="none" w:sz="0" w:space="0" w:color="auto"/>
        <w:bottom w:val="none" w:sz="0" w:space="0" w:color="auto"/>
        <w:right w:val="none" w:sz="0" w:space="0" w:color="auto"/>
      </w:divBdr>
      <w:divsChild>
        <w:div w:id="925267697">
          <w:marLeft w:val="0"/>
          <w:marRight w:val="0"/>
          <w:marTop w:val="0"/>
          <w:marBottom w:val="0"/>
          <w:divBdr>
            <w:top w:val="none" w:sz="0" w:space="0" w:color="auto"/>
            <w:left w:val="none" w:sz="0" w:space="0" w:color="auto"/>
            <w:bottom w:val="none" w:sz="0" w:space="0" w:color="auto"/>
            <w:right w:val="none" w:sz="0" w:space="0" w:color="auto"/>
          </w:divBdr>
        </w:div>
      </w:divsChild>
    </w:div>
    <w:div w:id="574365088">
      <w:bodyDiv w:val="1"/>
      <w:marLeft w:val="0"/>
      <w:marRight w:val="0"/>
      <w:marTop w:val="0"/>
      <w:marBottom w:val="0"/>
      <w:divBdr>
        <w:top w:val="none" w:sz="0" w:space="0" w:color="auto"/>
        <w:left w:val="none" w:sz="0" w:space="0" w:color="auto"/>
        <w:bottom w:val="none" w:sz="0" w:space="0" w:color="auto"/>
        <w:right w:val="none" w:sz="0" w:space="0" w:color="auto"/>
      </w:divBdr>
      <w:divsChild>
        <w:div w:id="1803962474">
          <w:marLeft w:val="0"/>
          <w:marRight w:val="0"/>
          <w:marTop w:val="0"/>
          <w:marBottom w:val="0"/>
          <w:divBdr>
            <w:top w:val="none" w:sz="0" w:space="0" w:color="auto"/>
            <w:left w:val="none" w:sz="0" w:space="0" w:color="auto"/>
            <w:bottom w:val="none" w:sz="0" w:space="0" w:color="auto"/>
            <w:right w:val="none" w:sz="0" w:space="0" w:color="auto"/>
          </w:divBdr>
        </w:div>
      </w:divsChild>
    </w:div>
    <w:div w:id="575895511">
      <w:bodyDiv w:val="1"/>
      <w:marLeft w:val="0"/>
      <w:marRight w:val="0"/>
      <w:marTop w:val="0"/>
      <w:marBottom w:val="0"/>
      <w:divBdr>
        <w:top w:val="none" w:sz="0" w:space="0" w:color="auto"/>
        <w:left w:val="none" w:sz="0" w:space="0" w:color="auto"/>
        <w:bottom w:val="none" w:sz="0" w:space="0" w:color="auto"/>
        <w:right w:val="none" w:sz="0" w:space="0" w:color="auto"/>
      </w:divBdr>
      <w:divsChild>
        <w:div w:id="830407024">
          <w:marLeft w:val="0"/>
          <w:marRight w:val="0"/>
          <w:marTop w:val="0"/>
          <w:marBottom w:val="0"/>
          <w:divBdr>
            <w:top w:val="none" w:sz="0" w:space="0" w:color="auto"/>
            <w:left w:val="none" w:sz="0" w:space="0" w:color="auto"/>
            <w:bottom w:val="none" w:sz="0" w:space="0" w:color="auto"/>
            <w:right w:val="none" w:sz="0" w:space="0" w:color="auto"/>
          </w:divBdr>
        </w:div>
      </w:divsChild>
    </w:div>
    <w:div w:id="668215000">
      <w:bodyDiv w:val="1"/>
      <w:marLeft w:val="0"/>
      <w:marRight w:val="0"/>
      <w:marTop w:val="0"/>
      <w:marBottom w:val="0"/>
      <w:divBdr>
        <w:top w:val="none" w:sz="0" w:space="0" w:color="auto"/>
        <w:left w:val="none" w:sz="0" w:space="0" w:color="auto"/>
        <w:bottom w:val="none" w:sz="0" w:space="0" w:color="auto"/>
        <w:right w:val="none" w:sz="0" w:space="0" w:color="auto"/>
      </w:divBdr>
      <w:divsChild>
        <w:div w:id="2131900548">
          <w:marLeft w:val="0"/>
          <w:marRight w:val="0"/>
          <w:marTop w:val="0"/>
          <w:marBottom w:val="0"/>
          <w:divBdr>
            <w:top w:val="none" w:sz="0" w:space="0" w:color="auto"/>
            <w:left w:val="none" w:sz="0" w:space="0" w:color="auto"/>
            <w:bottom w:val="none" w:sz="0" w:space="0" w:color="auto"/>
            <w:right w:val="none" w:sz="0" w:space="0" w:color="auto"/>
          </w:divBdr>
        </w:div>
      </w:divsChild>
    </w:div>
    <w:div w:id="708264983">
      <w:bodyDiv w:val="1"/>
      <w:marLeft w:val="0"/>
      <w:marRight w:val="0"/>
      <w:marTop w:val="0"/>
      <w:marBottom w:val="0"/>
      <w:divBdr>
        <w:top w:val="none" w:sz="0" w:space="0" w:color="auto"/>
        <w:left w:val="none" w:sz="0" w:space="0" w:color="auto"/>
        <w:bottom w:val="none" w:sz="0" w:space="0" w:color="auto"/>
        <w:right w:val="none" w:sz="0" w:space="0" w:color="auto"/>
      </w:divBdr>
      <w:divsChild>
        <w:div w:id="64576249">
          <w:marLeft w:val="0"/>
          <w:marRight w:val="0"/>
          <w:marTop w:val="0"/>
          <w:marBottom w:val="0"/>
          <w:divBdr>
            <w:top w:val="none" w:sz="0" w:space="0" w:color="auto"/>
            <w:left w:val="none" w:sz="0" w:space="0" w:color="auto"/>
            <w:bottom w:val="none" w:sz="0" w:space="0" w:color="auto"/>
            <w:right w:val="none" w:sz="0" w:space="0" w:color="auto"/>
          </w:divBdr>
        </w:div>
      </w:divsChild>
    </w:div>
    <w:div w:id="712123469">
      <w:bodyDiv w:val="1"/>
      <w:marLeft w:val="0"/>
      <w:marRight w:val="0"/>
      <w:marTop w:val="0"/>
      <w:marBottom w:val="0"/>
      <w:divBdr>
        <w:top w:val="none" w:sz="0" w:space="0" w:color="auto"/>
        <w:left w:val="none" w:sz="0" w:space="0" w:color="auto"/>
        <w:bottom w:val="none" w:sz="0" w:space="0" w:color="auto"/>
        <w:right w:val="none" w:sz="0" w:space="0" w:color="auto"/>
      </w:divBdr>
      <w:divsChild>
        <w:div w:id="506408577">
          <w:marLeft w:val="0"/>
          <w:marRight w:val="0"/>
          <w:marTop w:val="0"/>
          <w:marBottom w:val="0"/>
          <w:divBdr>
            <w:top w:val="none" w:sz="0" w:space="0" w:color="auto"/>
            <w:left w:val="none" w:sz="0" w:space="0" w:color="auto"/>
            <w:bottom w:val="none" w:sz="0" w:space="0" w:color="auto"/>
            <w:right w:val="none" w:sz="0" w:space="0" w:color="auto"/>
          </w:divBdr>
        </w:div>
      </w:divsChild>
    </w:div>
    <w:div w:id="745029694">
      <w:bodyDiv w:val="1"/>
      <w:marLeft w:val="0"/>
      <w:marRight w:val="0"/>
      <w:marTop w:val="0"/>
      <w:marBottom w:val="0"/>
      <w:divBdr>
        <w:top w:val="none" w:sz="0" w:space="0" w:color="auto"/>
        <w:left w:val="none" w:sz="0" w:space="0" w:color="auto"/>
        <w:bottom w:val="none" w:sz="0" w:space="0" w:color="auto"/>
        <w:right w:val="none" w:sz="0" w:space="0" w:color="auto"/>
      </w:divBdr>
      <w:divsChild>
        <w:div w:id="259995129">
          <w:marLeft w:val="0"/>
          <w:marRight w:val="0"/>
          <w:marTop w:val="0"/>
          <w:marBottom w:val="0"/>
          <w:divBdr>
            <w:top w:val="none" w:sz="0" w:space="0" w:color="auto"/>
            <w:left w:val="none" w:sz="0" w:space="0" w:color="auto"/>
            <w:bottom w:val="none" w:sz="0" w:space="0" w:color="auto"/>
            <w:right w:val="none" w:sz="0" w:space="0" w:color="auto"/>
          </w:divBdr>
        </w:div>
      </w:divsChild>
    </w:div>
    <w:div w:id="761535214">
      <w:bodyDiv w:val="1"/>
      <w:marLeft w:val="0"/>
      <w:marRight w:val="0"/>
      <w:marTop w:val="0"/>
      <w:marBottom w:val="0"/>
      <w:divBdr>
        <w:top w:val="none" w:sz="0" w:space="0" w:color="auto"/>
        <w:left w:val="none" w:sz="0" w:space="0" w:color="auto"/>
        <w:bottom w:val="none" w:sz="0" w:space="0" w:color="auto"/>
        <w:right w:val="none" w:sz="0" w:space="0" w:color="auto"/>
      </w:divBdr>
      <w:divsChild>
        <w:div w:id="399602670">
          <w:marLeft w:val="0"/>
          <w:marRight w:val="0"/>
          <w:marTop w:val="0"/>
          <w:marBottom w:val="0"/>
          <w:divBdr>
            <w:top w:val="none" w:sz="0" w:space="0" w:color="auto"/>
            <w:left w:val="none" w:sz="0" w:space="0" w:color="auto"/>
            <w:bottom w:val="none" w:sz="0" w:space="0" w:color="auto"/>
            <w:right w:val="none" w:sz="0" w:space="0" w:color="auto"/>
          </w:divBdr>
        </w:div>
      </w:divsChild>
    </w:div>
    <w:div w:id="793209151">
      <w:bodyDiv w:val="1"/>
      <w:marLeft w:val="0"/>
      <w:marRight w:val="0"/>
      <w:marTop w:val="0"/>
      <w:marBottom w:val="0"/>
      <w:divBdr>
        <w:top w:val="none" w:sz="0" w:space="0" w:color="auto"/>
        <w:left w:val="none" w:sz="0" w:space="0" w:color="auto"/>
        <w:bottom w:val="none" w:sz="0" w:space="0" w:color="auto"/>
        <w:right w:val="none" w:sz="0" w:space="0" w:color="auto"/>
      </w:divBdr>
      <w:divsChild>
        <w:div w:id="1450705377">
          <w:marLeft w:val="0"/>
          <w:marRight w:val="0"/>
          <w:marTop w:val="0"/>
          <w:marBottom w:val="0"/>
          <w:divBdr>
            <w:top w:val="none" w:sz="0" w:space="0" w:color="auto"/>
            <w:left w:val="none" w:sz="0" w:space="0" w:color="auto"/>
            <w:bottom w:val="none" w:sz="0" w:space="0" w:color="auto"/>
            <w:right w:val="none" w:sz="0" w:space="0" w:color="auto"/>
          </w:divBdr>
        </w:div>
      </w:divsChild>
    </w:div>
    <w:div w:id="845905489">
      <w:bodyDiv w:val="1"/>
      <w:marLeft w:val="0"/>
      <w:marRight w:val="0"/>
      <w:marTop w:val="0"/>
      <w:marBottom w:val="0"/>
      <w:divBdr>
        <w:top w:val="none" w:sz="0" w:space="0" w:color="auto"/>
        <w:left w:val="none" w:sz="0" w:space="0" w:color="auto"/>
        <w:bottom w:val="none" w:sz="0" w:space="0" w:color="auto"/>
        <w:right w:val="none" w:sz="0" w:space="0" w:color="auto"/>
      </w:divBdr>
      <w:divsChild>
        <w:div w:id="529148225">
          <w:marLeft w:val="0"/>
          <w:marRight w:val="0"/>
          <w:marTop w:val="0"/>
          <w:marBottom w:val="0"/>
          <w:divBdr>
            <w:top w:val="none" w:sz="0" w:space="0" w:color="auto"/>
            <w:left w:val="none" w:sz="0" w:space="0" w:color="auto"/>
            <w:bottom w:val="none" w:sz="0" w:space="0" w:color="auto"/>
            <w:right w:val="none" w:sz="0" w:space="0" w:color="auto"/>
          </w:divBdr>
        </w:div>
      </w:divsChild>
    </w:div>
    <w:div w:id="869992304">
      <w:bodyDiv w:val="1"/>
      <w:marLeft w:val="0"/>
      <w:marRight w:val="0"/>
      <w:marTop w:val="0"/>
      <w:marBottom w:val="0"/>
      <w:divBdr>
        <w:top w:val="none" w:sz="0" w:space="0" w:color="auto"/>
        <w:left w:val="none" w:sz="0" w:space="0" w:color="auto"/>
        <w:bottom w:val="none" w:sz="0" w:space="0" w:color="auto"/>
        <w:right w:val="none" w:sz="0" w:space="0" w:color="auto"/>
      </w:divBdr>
    </w:div>
    <w:div w:id="874777084">
      <w:bodyDiv w:val="1"/>
      <w:marLeft w:val="0"/>
      <w:marRight w:val="0"/>
      <w:marTop w:val="0"/>
      <w:marBottom w:val="0"/>
      <w:divBdr>
        <w:top w:val="none" w:sz="0" w:space="0" w:color="auto"/>
        <w:left w:val="none" w:sz="0" w:space="0" w:color="auto"/>
        <w:bottom w:val="none" w:sz="0" w:space="0" w:color="auto"/>
        <w:right w:val="none" w:sz="0" w:space="0" w:color="auto"/>
      </w:divBdr>
    </w:div>
    <w:div w:id="921372554">
      <w:bodyDiv w:val="1"/>
      <w:marLeft w:val="0"/>
      <w:marRight w:val="0"/>
      <w:marTop w:val="0"/>
      <w:marBottom w:val="0"/>
      <w:divBdr>
        <w:top w:val="none" w:sz="0" w:space="0" w:color="auto"/>
        <w:left w:val="none" w:sz="0" w:space="0" w:color="auto"/>
        <w:bottom w:val="none" w:sz="0" w:space="0" w:color="auto"/>
        <w:right w:val="none" w:sz="0" w:space="0" w:color="auto"/>
      </w:divBdr>
    </w:div>
    <w:div w:id="936713838">
      <w:bodyDiv w:val="1"/>
      <w:marLeft w:val="0"/>
      <w:marRight w:val="0"/>
      <w:marTop w:val="0"/>
      <w:marBottom w:val="0"/>
      <w:divBdr>
        <w:top w:val="none" w:sz="0" w:space="0" w:color="auto"/>
        <w:left w:val="none" w:sz="0" w:space="0" w:color="auto"/>
        <w:bottom w:val="none" w:sz="0" w:space="0" w:color="auto"/>
        <w:right w:val="none" w:sz="0" w:space="0" w:color="auto"/>
      </w:divBdr>
      <w:divsChild>
        <w:div w:id="1261714641">
          <w:marLeft w:val="0"/>
          <w:marRight w:val="0"/>
          <w:marTop w:val="0"/>
          <w:marBottom w:val="0"/>
          <w:divBdr>
            <w:top w:val="none" w:sz="0" w:space="0" w:color="auto"/>
            <w:left w:val="none" w:sz="0" w:space="0" w:color="auto"/>
            <w:bottom w:val="none" w:sz="0" w:space="0" w:color="auto"/>
            <w:right w:val="none" w:sz="0" w:space="0" w:color="auto"/>
          </w:divBdr>
        </w:div>
      </w:divsChild>
    </w:div>
    <w:div w:id="944920780">
      <w:bodyDiv w:val="1"/>
      <w:marLeft w:val="0"/>
      <w:marRight w:val="0"/>
      <w:marTop w:val="0"/>
      <w:marBottom w:val="0"/>
      <w:divBdr>
        <w:top w:val="none" w:sz="0" w:space="0" w:color="auto"/>
        <w:left w:val="none" w:sz="0" w:space="0" w:color="auto"/>
        <w:bottom w:val="none" w:sz="0" w:space="0" w:color="auto"/>
        <w:right w:val="none" w:sz="0" w:space="0" w:color="auto"/>
      </w:divBdr>
    </w:div>
    <w:div w:id="1021586373">
      <w:bodyDiv w:val="1"/>
      <w:marLeft w:val="0"/>
      <w:marRight w:val="0"/>
      <w:marTop w:val="0"/>
      <w:marBottom w:val="0"/>
      <w:divBdr>
        <w:top w:val="none" w:sz="0" w:space="0" w:color="auto"/>
        <w:left w:val="none" w:sz="0" w:space="0" w:color="auto"/>
        <w:bottom w:val="none" w:sz="0" w:space="0" w:color="auto"/>
        <w:right w:val="none" w:sz="0" w:space="0" w:color="auto"/>
      </w:divBdr>
      <w:divsChild>
        <w:div w:id="1489326638">
          <w:marLeft w:val="0"/>
          <w:marRight w:val="0"/>
          <w:marTop w:val="0"/>
          <w:marBottom w:val="0"/>
          <w:divBdr>
            <w:top w:val="none" w:sz="0" w:space="0" w:color="auto"/>
            <w:left w:val="none" w:sz="0" w:space="0" w:color="auto"/>
            <w:bottom w:val="none" w:sz="0" w:space="0" w:color="auto"/>
            <w:right w:val="none" w:sz="0" w:space="0" w:color="auto"/>
          </w:divBdr>
        </w:div>
      </w:divsChild>
    </w:div>
    <w:div w:id="1069425297">
      <w:bodyDiv w:val="1"/>
      <w:marLeft w:val="0"/>
      <w:marRight w:val="0"/>
      <w:marTop w:val="0"/>
      <w:marBottom w:val="0"/>
      <w:divBdr>
        <w:top w:val="none" w:sz="0" w:space="0" w:color="auto"/>
        <w:left w:val="none" w:sz="0" w:space="0" w:color="auto"/>
        <w:bottom w:val="none" w:sz="0" w:space="0" w:color="auto"/>
        <w:right w:val="none" w:sz="0" w:space="0" w:color="auto"/>
      </w:divBdr>
      <w:divsChild>
        <w:div w:id="1158349782">
          <w:marLeft w:val="0"/>
          <w:marRight w:val="0"/>
          <w:marTop w:val="0"/>
          <w:marBottom w:val="0"/>
          <w:divBdr>
            <w:top w:val="none" w:sz="0" w:space="0" w:color="auto"/>
            <w:left w:val="none" w:sz="0" w:space="0" w:color="auto"/>
            <w:bottom w:val="none" w:sz="0" w:space="0" w:color="auto"/>
            <w:right w:val="none" w:sz="0" w:space="0" w:color="auto"/>
          </w:divBdr>
        </w:div>
      </w:divsChild>
    </w:div>
    <w:div w:id="1077282578">
      <w:bodyDiv w:val="1"/>
      <w:marLeft w:val="0"/>
      <w:marRight w:val="0"/>
      <w:marTop w:val="0"/>
      <w:marBottom w:val="0"/>
      <w:divBdr>
        <w:top w:val="none" w:sz="0" w:space="0" w:color="auto"/>
        <w:left w:val="none" w:sz="0" w:space="0" w:color="auto"/>
        <w:bottom w:val="none" w:sz="0" w:space="0" w:color="auto"/>
        <w:right w:val="none" w:sz="0" w:space="0" w:color="auto"/>
      </w:divBdr>
      <w:divsChild>
        <w:div w:id="1656450971">
          <w:marLeft w:val="0"/>
          <w:marRight w:val="0"/>
          <w:marTop w:val="0"/>
          <w:marBottom w:val="0"/>
          <w:divBdr>
            <w:top w:val="none" w:sz="0" w:space="0" w:color="auto"/>
            <w:left w:val="none" w:sz="0" w:space="0" w:color="auto"/>
            <w:bottom w:val="none" w:sz="0" w:space="0" w:color="auto"/>
            <w:right w:val="none" w:sz="0" w:space="0" w:color="auto"/>
          </w:divBdr>
        </w:div>
      </w:divsChild>
    </w:div>
    <w:div w:id="1154448964">
      <w:bodyDiv w:val="1"/>
      <w:marLeft w:val="0"/>
      <w:marRight w:val="0"/>
      <w:marTop w:val="0"/>
      <w:marBottom w:val="0"/>
      <w:divBdr>
        <w:top w:val="none" w:sz="0" w:space="0" w:color="auto"/>
        <w:left w:val="none" w:sz="0" w:space="0" w:color="auto"/>
        <w:bottom w:val="none" w:sz="0" w:space="0" w:color="auto"/>
        <w:right w:val="none" w:sz="0" w:space="0" w:color="auto"/>
      </w:divBdr>
      <w:divsChild>
        <w:div w:id="680010422">
          <w:marLeft w:val="0"/>
          <w:marRight w:val="0"/>
          <w:marTop w:val="0"/>
          <w:marBottom w:val="0"/>
          <w:divBdr>
            <w:top w:val="none" w:sz="0" w:space="0" w:color="auto"/>
            <w:left w:val="none" w:sz="0" w:space="0" w:color="auto"/>
            <w:bottom w:val="none" w:sz="0" w:space="0" w:color="auto"/>
            <w:right w:val="none" w:sz="0" w:space="0" w:color="auto"/>
          </w:divBdr>
        </w:div>
      </w:divsChild>
    </w:div>
    <w:div w:id="1228220622">
      <w:bodyDiv w:val="1"/>
      <w:marLeft w:val="0"/>
      <w:marRight w:val="0"/>
      <w:marTop w:val="0"/>
      <w:marBottom w:val="0"/>
      <w:divBdr>
        <w:top w:val="none" w:sz="0" w:space="0" w:color="auto"/>
        <w:left w:val="none" w:sz="0" w:space="0" w:color="auto"/>
        <w:bottom w:val="none" w:sz="0" w:space="0" w:color="auto"/>
        <w:right w:val="none" w:sz="0" w:space="0" w:color="auto"/>
      </w:divBdr>
      <w:divsChild>
        <w:div w:id="1757821477">
          <w:marLeft w:val="0"/>
          <w:marRight w:val="0"/>
          <w:marTop w:val="0"/>
          <w:marBottom w:val="0"/>
          <w:divBdr>
            <w:top w:val="none" w:sz="0" w:space="0" w:color="auto"/>
            <w:left w:val="none" w:sz="0" w:space="0" w:color="auto"/>
            <w:bottom w:val="none" w:sz="0" w:space="0" w:color="auto"/>
            <w:right w:val="none" w:sz="0" w:space="0" w:color="auto"/>
          </w:divBdr>
        </w:div>
      </w:divsChild>
    </w:div>
    <w:div w:id="1299646549">
      <w:bodyDiv w:val="1"/>
      <w:marLeft w:val="0"/>
      <w:marRight w:val="0"/>
      <w:marTop w:val="0"/>
      <w:marBottom w:val="0"/>
      <w:divBdr>
        <w:top w:val="none" w:sz="0" w:space="0" w:color="auto"/>
        <w:left w:val="none" w:sz="0" w:space="0" w:color="auto"/>
        <w:bottom w:val="none" w:sz="0" w:space="0" w:color="auto"/>
        <w:right w:val="none" w:sz="0" w:space="0" w:color="auto"/>
      </w:divBdr>
      <w:divsChild>
        <w:div w:id="123082632">
          <w:marLeft w:val="0"/>
          <w:marRight w:val="0"/>
          <w:marTop w:val="0"/>
          <w:marBottom w:val="0"/>
          <w:divBdr>
            <w:top w:val="none" w:sz="0" w:space="0" w:color="auto"/>
            <w:left w:val="none" w:sz="0" w:space="0" w:color="auto"/>
            <w:bottom w:val="none" w:sz="0" w:space="0" w:color="auto"/>
            <w:right w:val="none" w:sz="0" w:space="0" w:color="auto"/>
          </w:divBdr>
        </w:div>
      </w:divsChild>
    </w:div>
    <w:div w:id="1326203553">
      <w:bodyDiv w:val="1"/>
      <w:marLeft w:val="0"/>
      <w:marRight w:val="0"/>
      <w:marTop w:val="0"/>
      <w:marBottom w:val="0"/>
      <w:divBdr>
        <w:top w:val="none" w:sz="0" w:space="0" w:color="auto"/>
        <w:left w:val="none" w:sz="0" w:space="0" w:color="auto"/>
        <w:bottom w:val="none" w:sz="0" w:space="0" w:color="auto"/>
        <w:right w:val="none" w:sz="0" w:space="0" w:color="auto"/>
      </w:divBdr>
    </w:div>
    <w:div w:id="1378898352">
      <w:bodyDiv w:val="1"/>
      <w:marLeft w:val="0"/>
      <w:marRight w:val="0"/>
      <w:marTop w:val="0"/>
      <w:marBottom w:val="0"/>
      <w:divBdr>
        <w:top w:val="none" w:sz="0" w:space="0" w:color="auto"/>
        <w:left w:val="none" w:sz="0" w:space="0" w:color="auto"/>
        <w:bottom w:val="none" w:sz="0" w:space="0" w:color="auto"/>
        <w:right w:val="none" w:sz="0" w:space="0" w:color="auto"/>
      </w:divBdr>
      <w:divsChild>
        <w:div w:id="1064720849">
          <w:marLeft w:val="0"/>
          <w:marRight w:val="0"/>
          <w:marTop w:val="0"/>
          <w:marBottom w:val="0"/>
          <w:divBdr>
            <w:top w:val="none" w:sz="0" w:space="0" w:color="auto"/>
            <w:left w:val="none" w:sz="0" w:space="0" w:color="auto"/>
            <w:bottom w:val="none" w:sz="0" w:space="0" w:color="auto"/>
            <w:right w:val="none" w:sz="0" w:space="0" w:color="auto"/>
          </w:divBdr>
        </w:div>
      </w:divsChild>
    </w:div>
    <w:div w:id="1462922537">
      <w:bodyDiv w:val="1"/>
      <w:marLeft w:val="0"/>
      <w:marRight w:val="0"/>
      <w:marTop w:val="0"/>
      <w:marBottom w:val="0"/>
      <w:divBdr>
        <w:top w:val="none" w:sz="0" w:space="0" w:color="auto"/>
        <w:left w:val="none" w:sz="0" w:space="0" w:color="auto"/>
        <w:bottom w:val="none" w:sz="0" w:space="0" w:color="auto"/>
        <w:right w:val="none" w:sz="0" w:space="0" w:color="auto"/>
      </w:divBdr>
    </w:div>
    <w:div w:id="1481117177">
      <w:bodyDiv w:val="1"/>
      <w:marLeft w:val="0"/>
      <w:marRight w:val="0"/>
      <w:marTop w:val="0"/>
      <w:marBottom w:val="0"/>
      <w:divBdr>
        <w:top w:val="none" w:sz="0" w:space="0" w:color="auto"/>
        <w:left w:val="none" w:sz="0" w:space="0" w:color="auto"/>
        <w:bottom w:val="none" w:sz="0" w:space="0" w:color="auto"/>
        <w:right w:val="none" w:sz="0" w:space="0" w:color="auto"/>
      </w:divBdr>
      <w:divsChild>
        <w:div w:id="1221401938">
          <w:marLeft w:val="0"/>
          <w:marRight w:val="0"/>
          <w:marTop w:val="0"/>
          <w:marBottom w:val="0"/>
          <w:divBdr>
            <w:top w:val="none" w:sz="0" w:space="0" w:color="auto"/>
            <w:left w:val="none" w:sz="0" w:space="0" w:color="auto"/>
            <w:bottom w:val="none" w:sz="0" w:space="0" w:color="auto"/>
            <w:right w:val="none" w:sz="0" w:space="0" w:color="auto"/>
          </w:divBdr>
        </w:div>
      </w:divsChild>
    </w:div>
    <w:div w:id="1490363681">
      <w:bodyDiv w:val="1"/>
      <w:marLeft w:val="0"/>
      <w:marRight w:val="0"/>
      <w:marTop w:val="0"/>
      <w:marBottom w:val="0"/>
      <w:divBdr>
        <w:top w:val="none" w:sz="0" w:space="0" w:color="auto"/>
        <w:left w:val="none" w:sz="0" w:space="0" w:color="auto"/>
        <w:bottom w:val="none" w:sz="0" w:space="0" w:color="auto"/>
        <w:right w:val="none" w:sz="0" w:space="0" w:color="auto"/>
      </w:divBdr>
      <w:divsChild>
        <w:div w:id="420105063">
          <w:marLeft w:val="0"/>
          <w:marRight w:val="0"/>
          <w:marTop w:val="0"/>
          <w:marBottom w:val="0"/>
          <w:divBdr>
            <w:top w:val="none" w:sz="0" w:space="0" w:color="auto"/>
            <w:left w:val="none" w:sz="0" w:space="0" w:color="auto"/>
            <w:bottom w:val="none" w:sz="0" w:space="0" w:color="auto"/>
            <w:right w:val="none" w:sz="0" w:space="0" w:color="auto"/>
          </w:divBdr>
        </w:div>
      </w:divsChild>
    </w:div>
    <w:div w:id="1522742291">
      <w:bodyDiv w:val="1"/>
      <w:marLeft w:val="0"/>
      <w:marRight w:val="0"/>
      <w:marTop w:val="0"/>
      <w:marBottom w:val="0"/>
      <w:divBdr>
        <w:top w:val="none" w:sz="0" w:space="0" w:color="auto"/>
        <w:left w:val="none" w:sz="0" w:space="0" w:color="auto"/>
        <w:bottom w:val="none" w:sz="0" w:space="0" w:color="auto"/>
        <w:right w:val="none" w:sz="0" w:space="0" w:color="auto"/>
      </w:divBdr>
    </w:div>
    <w:div w:id="1601987469">
      <w:bodyDiv w:val="1"/>
      <w:marLeft w:val="0"/>
      <w:marRight w:val="0"/>
      <w:marTop w:val="0"/>
      <w:marBottom w:val="0"/>
      <w:divBdr>
        <w:top w:val="none" w:sz="0" w:space="0" w:color="auto"/>
        <w:left w:val="none" w:sz="0" w:space="0" w:color="auto"/>
        <w:bottom w:val="none" w:sz="0" w:space="0" w:color="auto"/>
        <w:right w:val="none" w:sz="0" w:space="0" w:color="auto"/>
      </w:divBdr>
      <w:divsChild>
        <w:div w:id="181403787">
          <w:marLeft w:val="0"/>
          <w:marRight w:val="0"/>
          <w:marTop w:val="0"/>
          <w:marBottom w:val="0"/>
          <w:divBdr>
            <w:top w:val="none" w:sz="0" w:space="0" w:color="auto"/>
            <w:left w:val="none" w:sz="0" w:space="0" w:color="auto"/>
            <w:bottom w:val="none" w:sz="0" w:space="0" w:color="auto"/>
            <w:right w:val="none" w:sz="0" w:space="0" w:color="auto"/>
          </w:divBdr>
        </w:div>
      </w:divsChild>
    </w:div>
    <w:div w:id="1629432196">
      <w:bodyDiv w:val="1"/>
      <w:marLeft w:val="0"/>
      <w:marRight w:val="0"/>
      <w:marTop w:val="0"/>
      <w:marBottom w:val="0"/>
      <w:divBdr>
        <w:top w:val="none" w:sz="0" w:space="0" w:color="auto"/>
        <w:left w:val="none" w:sz="0" w:space="0" w:color="auto"/>
        <w:bottom w:val="none" w:sz="0" w:space="0" w:color="auto"/>
        <w:right w:val="none" w:sz="0" w:space="0" w:color="auto"/>
      </w:divBdr>
      <w:divsChild>
        <w:div w:id="1976256900">
          <w:marLeft w:val="0"/>
          <w:marRight w:val="0"/>
          <w:marTop w:val="0"/>
          <w:marBottom w:val="0"/>
          <w:divBdr>
            <w:top w:val="none" w:sz="0" w:space="0" w:color="auto"/>
            <w:left w:val="none" w:sz="0" w:space="0" w:color="auto"/>
            <w:bottom w:val="none" w:sz="0" w:space="0" w:color="auto"/>
            <w:right w:val="none" w:sz="0" w:space="0" w:color="auto"/>
          </w:divBdr>
        </w:div>
      </w:divsChild>
    </w:div>
    <w:div w:id="1751808689">
      <w:bodyDiv w:val="1"/>
      <w:marLeft w:val="0"/>
      <w:marRight w:val="0"/>
      <w:marTop w:val="0"/>
      <w:marBottom w:val="0"/>
      <w:divBdr>
        <w:top w:val="none" w:sz="0" w:space="0" w:color="auto"/>
        <w:left w:val="none" w:sz="0" w:space="0" w:color="auto"/>
        <w:bottom w:val="none" w:sz="0" w:space="0" w:color="auto"/>
        <w:right w:val="none" w:sz="0" w:space="0" w:color="auto"/>
      </w:divBdr>
      <w:divsChild>
        <w:div w:id="456490819">
          <w:marLeft w:val="0"/>
          <w:marRight w:val="0"/>
          <w:marTop w:val="0"/>
          <w:marBottom w:val="0"/>
          <w:divBdr>
            <w:top w:val="none" w:sz="0" w:space="0" w:color="auto"/>
            <w:left w:val="none" w:sz="0" w:space="0" w:color="auto"/>
            <w:bottom w:val="none" w:sz="0" w:space="0" w:color="auto"/>
            <w:right w:val="none" w:sz="0" w:space="0" w:color="auto"/>
          </w:divBdr>
        </w:div>
      </w:divsChild>
    </w:div>
    <w:div w:id="1755928632">
      <w:bodyDiv w:val="1"/>
      <w:marLeft w:val="0"/>
      <w:marRight w:val="0"/>
      <w:marTop w:val="0"/>
      <w:marBottom w:val="0"/>
      <w:divBdr>
        <w:top w:val="none" w:sz="0" w:space="0" w:color="auto"/>
        <w:left w:val="none" w:sz="0" w:space="0" w:color="auto"/>
        <w:bottom w:val="none" w:sz="0" w:space="0" w:color="auto"/>
        <w:right w:val="none" w:sz="0" w:space="0" w:color="auto"/>
      </w:divBdr>
    </w:div>
    <w:div w:id="1771974058">
      <w:bodyDiv w:val="1"/>
      <w:marLeft w:val="0"/>
      <w:marRight w:val="0"/>
      <w:marTop w:val="0"/>
      <w:marBottom w:val="0"/>
      <w:divBdr>
        <w:top w:val="none" w:sz="0" w:space="0" w:color="auto"/>
        <w:left w:val="none" w:sz="0" w:space="0" w:color="auto"/>
        <w:bottom w:val="none" w:sz="0" w:space="0" w:color="auto"/>
        <w:right w:val="none" w:sz="0" w:space="0" w:color="auto"/>
      </w:divBdr>
      <w:divsChild>
        <w:div w:id="321660063">
          <w:marLeft w:val="0"/>
          <w:marRight w:val="0"/>
          <w:marTop w:val="0"/>
          <w:marBottom w:val="0"/>
          <w:divBdr>
            <w:top w:val="none" w:sz="0" w:space="0" w:color="auto"/>
            <w:left w:val="none" w:sz="0" w:space="0" w:color="auto"/>
            <w:bottom w:val="none" w:sz="0" w:space="0" w:color="auto"/>
            <w:right w:val="none" w:sz="0" w:space="0" w:color="auto"/>
          </w:divBdr>
        </w:div>
      </w:divsChild>
    </w:div>
    <w:div w:id="1810130208">
      <w:bodyDiv w:val="1"/>
      <w:marLeft w:val="0"/>
      <w:marRight w:val="0"/>
      <w:marTop w:val="0"/>
      <w:marBottom w:val="0"/>
      <w:divBdr>
        <w:top w:val="none" w:sz="0" w:space="0" w:color="auto"/>
        <w:left w:val="none" w:sz="0" w:space="0" w:color="auto"/>
        <w:bottom w:val="none" w:sz="0" w:space="0" w:color="auto"/>
        <w:right w:val="none" w:sz="0" w:space="0" w:color="auto"/>
      </w:divBdr>
    </w:div>
    <w:div w:id="1823963120">
      <w:bodyDiv w:val="1"/>
      <w:marLeft w:val="0"/>
      <w:marRight w:val="0"/>
      <w:marTop w:val="0"/>
      <w:marBottom w:val="0"/>
      <w:divBdr>
        <w:top w:val="none" w:sz="0" w:space="0" w:color="auto"/>
        <w:left w:val="none" w:sz="0" w:space="0" w:color="auto"/>
        <w:bottom w:val="none" w:sz="0" w:space="0" w:color="auto"/>
        <w:right w:val="none" w:sz="0" w:space="0" w:color="auto"/>
      </w:divBdr>
      <w:divsChild>
        <w:div w:id="1550461647">
          <w:marLeft w:val="0"/>
          <w:marRight w:val="0"/>
          <w:marTop w:val="0"/>
          <w:marBottom w:val="0"/>
          <w:divBdr>
            <w:top w:val="none" w:sz="0" w:space="0" w:color="auto"/>
            <w:left w:val="none" w:sz="0" w:space="0" w:color="auto"/>
            <w:bottom w:val="none" w:sz="0" w:space="0" w:color="auto"/>
            <w:right w:val="none" w:sz="0" w:space="0" w:color="auto"/>
          </w:divBdr>
        </w:div>
      </w:divsChild>
    </w:div>
    <w:div w:id="1824155485">
      <w:bodyDiv w:val="1"/>
      <w:marLeft w:val="0"/>
      <w:marRight w:val="0"/>
      <w:marTop w:val="0"/>
      <w:marBottom w:val="0"/>
      <w:divBdr>
        <w:top w:val="none" w:sz="0" w:space="0" w:color="auto"/>
        <w:left w:val="none" w:sz="0" w:space="0" w:color="auto"/>
        <w:bottom w:val="none" w:sz="0" w:space="0" w:color="auto"/>
        <w:right w:val="none" w:sz="0" w:space="0" w:color="auto"/>
      </w:divBdr>
    </w:div>
    <w:div w:id="1853448284">
      <w:bodyDiv w:val="1"/>
      <w:marLeft w:val="0"/>
      <w:marRight w:val="0"/>
      <w:marTop w:val="0"/>
      <w:marBottom w:val="0"/>
      <w:divBdr>
        <w:top w:val="none" w:sz="0" w:space="0" w:color="auto"/>
        <w:left w:val="none" w:sz="0" w:space="0" w:color="auto"/>
        <w:bottom w:val="none" w:sz="0" w:space="0" w:color="auto"/>
        <w:right w:val="none" w:sz="0" w:space="0" w:color="auto"/>
      </w:divBdr>
      <w:divsChild>
        <w:div w:id="1242837539">
          <w:marLeft w:val="0"/>
          <w:marRight w:val="0"/>
          <w:marTop w:val="0"/>
          <w:marBottom w:val="0"/>
          <w:divBdr>
            <w:top w:val="none" w:sz="0" w:space="0" w:color="auto"/>
            <w:left w:val="none" w:sz="0" w:space="0" w:color="auto"/>
            <w:bottom w:val="none" w:sz="0" w:space="0" w:color="auto"/>
            <w:right w:val="none" w:sz="0" w:space="0" w:color="auto"/>
          </w:divBdr>
        </w:div>
      </w:divsChild>
    </w:div>
    <w:div w:id="1858107476">
      <w:bodyDiv w:val="1"/>
      <w:marLeft w:val="0"/>
      <w:marRight w:val="0"/>
      <w:marTop w:val="0"/>
      <w:marBottom w:val="0"/>
      <w:divBdr>
        <w:top w:val="none" w:sz="0" w:space="0" w:color="auto"/>
        <w:left w:val="none" w:sz="0" w:space="0" w:color="auto"/>
        <w:bottom w:val="none" w:sz="0" w:space="0" w:color="auto"/>
        <w:right w:val="none" w:sz="0" w:space="0" w:color="auto"/>
      </w:divBdr>
      <w:divsChild>
        <w:div w:id="695544120">
          <w:marLeft w:val="0"/>
          <w:marRight w:val="0"/>
          <w:marTop w:val="0"/>
          <w:marBottom w:val="0"/>
          <w:divBdr>
            <w:top w:val="none" w:sz="0" w:space="0" w:color="auto"/>
            <w:left w:val="none" w:sz="0" w:space="0" w:color="auto"/>
            <w:bottom w:val="none" w:sz="0" w:space="0" w:color="auto"/>
            <w:right w:val="none" w:sz="0" w:space="0" w:color="auto"/>
          </w:divBdr>
        </w:div>
      </w:divsChild>
    </w:div>
    <w:div w:id="1886063826">
      <w:bodyDiv w:val="1"/>
      <w:marLeft w:val="0"/>
      <w:marRight w:val="0"/>
      <w:marTop w:val="0"/>
      <w:marBottom w:val="0"/>
      <w:divBdr>
        <w:top w:val="none" w:sz="0" w:space="0" w:color="auto"/>
        <w:left w:val="none" w:sz="0" w:space="0" w:color="auto"/>
        <w:bottom w:val="none" w:sz="0" w:space="0" w:color="auto"/>
        <w:right w:val="none" w:sz="0" w:space="0" w:color="auto"/>
      </w:divBdr>
      <w:divsChild>
        <w:div w:id="1719165725">
          <w:marLeft w:val="0"/>
          <w:marRight w:val="0"/>
          <w:marTop w:val="0"/>
          <w:marBottom w:val="0"/>
          <w:divBdr>
            <w:top w:val="none" w:sz="0" w:space="0" w:color="auto"/>
            <w:left w:val="none" w:sz="0" w:space="0" w:color="auto"/>
            <w:bottom w:val="none" w:sz="0" w:space="0" w:color="auto"/>
            <w:right w:val="none" w:sz="0" w:space="0" w:color="auto"/>
          </w:divBdr>
        </w:div>
      </w:divsChild>
    </w:div>
    <w:div w:id="1910075034">
      <w:bodyDiv w:val="1"/>
      <w:marLeft w:val="0"/>
      <w:marRight w:val="0"/>
      <w:marTop w:val="0"/>
      <w:marBottom w:val="0"/>
      <w:divBdr>
        <w:top w:val="none" w:sz="0" w:space="0" w:color="auto"/>
        <w:left w:val="none" w:sz="0" w:space="0" w:color="auto"/>
        <w:bottom w:val="none" w:sz="0" w:space="0" w:color="auto"/>
        <w:right w:val="none" w:sz="0" w:space="0" w:color="auto"/>
      </w:divBdr>
      <w:divsChild>
        <w:div w:id="746421647">
          <w:marLeft w:val="0"/>
          <w:marRight w:val="0"/>
          <w:marTop w:val="0"/>
          <w:marBottom w:val="0"/>
          <w:divBdr>
            <w:top w:val="none" w:sz="0" w:space="0" w:color="auto"/>
            <w:left w:val="none" w:sz="0" w:space="0" w:color="auto"/>
            <w:bottom w:val="none" w:sz="0" w:space="0" w:color="auto"/>
            <w:right w:val="none" w:sz="0" w:space="0" w:color="auto"/>
          </w:divBdr>
        </w:div>
      </w:divsChild>
    </w:div>
    <w:div w:id="1922328529">
      <w:bodyDiv w:val="1"/>
      <w:marLeft w:val="0"/>
      <w:marRight w:val="0"/>
      <w:marTop w:val="0"/>
      <w:marBottom w:val="0"/>
      <w:divBdr>
        <w:top w:val="none" w:sz="0" w:space="0" w:color="auto"/>
        <w:left w:val="none" w:sz="0" w:space="0" w:color="auto"/>
        <w:bottom w:val="none" w:sz="0" w:space="0" w:color="auto"/>
        <w:right w:val="none" w:sz="0" w:space="0" w:color="auto"/>
      </w:divBdr>
      <w:divsChild>
        <w:div w:id="828793886">
          <w:marLeft w:val="0"/>
          <w:marRight w:val="0"/>
          <w:marTop w:val="0"/>
          <w:marBottom w:val="0"/>
          <w:divBdr>
            <w:top w:val="none" w:sz="0" w:space="0" w:color="auto"/>
            <w:left w:val="none" w:sz="0" w:space="0" w:color="auto"/>
            <w:bottom w:val="none" w:sz="0" w:space="0" w:color="auto"/>
            <w:right w:val="none" w:sz="0" w:space="0" w:color="auto"/>
          </w:divBdr>
        </w:div>
      </w:divsChild>
    </w:div>
    <w:div w:id="1933468982">
      <w:bodyDiv w:val="1"/>
      <w:marLeft w:val="0"/>
      <w:marRight w:val="0"/>
      <w:marTop w:val="0"/>
      <w:marBottom w:val="0"/>
      <w:divBdr>
        <w:top w:val="none" w:sz="0" w:space="0" w:color="auto"/>
        <w:left w:val="none" w:sz="0" w:space="0" w:color="auto"/>
        <w:bottom w:val="none" w:sz="0" w:space="0" w:color="auto"/>
        <w:right w:val="none" w:sz="0" w:space="0" w:color="auto"/>
      </w:divBdr>
      <w:divsChild>
        <w:div w:id="770978963">
          <w:marLeft w:val="0"/>
          <w:marRight w:val="0"/>
          <w:marTop w:val="0"/>
          <w:marBottom w:val="0"/>
          <w:divBdr>
            <w:top w:val="none" w:sz="0" w:space="0" w:color="auto"/>
            <w:left w:val="none" w:sz="0" w:space="0" w:color="auto"/>
            <w:bottom w:val="none" w:sz="0" w:space="0" w:color="auto"/>
            <w:right w:val="none" w:sz="0" w:space="0" w:color="auto"/>
          </w:divBdr>
        </w:div>
      </w:divsChild>
    </w:div>
    <w:div w:id="1982685912">
      <w:bodyDiv w:val="1"/>
      <w:marLeft w:val="0"/>
      <w:marRight w:val="0"/>
      <w:marTop w:val="0"/>
      <w:marBottom w:val="0"/>
      <w:divBdr>
        <w:top w:val="none" w:sz="0" w:space="0" w:color="auto"/>
        <w:left w:val="none" w:sz="0" w:space="0" w:color="auto"/>
        <w:bottom w:val="none" w:sz="0" w:space="0" w:color="auto"/>
        <w:right w:val="none" w:sz="0" w:space="0" w:color="auto"/>
      </w:divBdr>
      <w:divsChild>
        <w:div w:id="758915711">
          <w:marLeft w:val="0"/>
          <w:marRight w:val="0"/>
          <w:marTop w:val="0"/>
          <w:marBottom w:val="0"/>
          <w:divBdr>
            <w:top w:val="none" w:sz="0" w:space="0" w:color="auto"/>
            <w:left w:val="none" w:sz="0" w:space="0" w:color="auto"/>
            <w:bottom w:val="none" w:sz="0" w:space="0" w:color="auto"/>
            <w:right w:val="none" w:sz="0" w:space="0" w:color="auto"/>
          </w:divBdr>
        </w:div>
      </w:divsChild>
    </w:div>
    <w:div w:id="1997876389">
      <w:bodyDiv w:val="1"/>
      <w:marLeft w:val="0"/>
      <w:marRight w:val="0"/>
      <w:marTop w:val="0"/>
      <w:marBottom w:val="0"/>
      <w:divBdr>
        <w:top w:val="none" w:sz="0" w:space="0" w:color="auto"/>
        <w:left w:val="none" w:sz="0" w:space="0" w:color="auto"/>
        <w:bottom w:val="none" w:sz="0" w:space="0" w:color="auto"/>
        <w:right w:val="none" w:sz="0" w:space="0" w:color="auto"/>
      </w:divBdr>
      <w:divsChild>
        <w:div w:id="2104060818">
          <w:marLeft w:val="0"/>
          <w:marRight w:val="0"/>
          <w:marTop w:val="0"/>
          <w:marBottom w:val="0"/>
          <w:divBdr>
            <w:top w:val="none" w:sz="0" w:space="0" w:color="auto"/>
            <w:left w:val="none" w:sz="0" w:space="0" w:color="auto"/>
            <w:bottom w:val="none" w:sz="0" w:space="0" w:color="auto"/>
            <w:right w:val="none" w:sz="0" w:space="0" w:color="auto"/>
          </w:divBdr>
        </w:div>
      </w:divsChild>
    </w:div>
    <w:div w:id="2008051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6873">
          <w:marLeft w:val="0"/>
          <w:marRight w:val="0"/>
          <w:marTop w:val="0"/>
          <w:marBottom w:val="0"/>
          <w:divBdr>
            <w:top w:val="none" w:sz="0" w:space="0" w:color="auto"/>
            <w:left w:val="none" w:sz="0" w:space="0" w:color="auto"/>
            <w:bottom w:val="none" w:sz="0" w:space="0" w:color="auto"/>
            <w:right w:val="none" w:sz="0" w:space="0" w:color="auto"/>
          </w:divBdr>
        </w:div>
      </w:divsChild>
    </w:div>
    <w:div w:id="2023819123">
      <w:bodyDiv w:val="1"/>
      <w:marLeft w:val="0"/>
      <w:marRight w:val="0"/>
      <w:marTop w:val="0"/>
      <w:marBottom w:val="0"/>
      <w:divBdr>
        <w:top w:val="none" w:sz="0" w:space="0" w:color="auto"/>
        <w:left w:val="none" w:sz="0" w:space="0" w:color="auto"/>
        <w:bottom w:val="none" w:sz="0" w:space="0" w:color="auto"/>
        <w:right w:val="none" w:sz="0" w:space="0" w:color="auto"/>
      </w:divBdr>
    </w:div>
    <w:div w:id="2067408133">
      <w:bodyDiv w:val="1"/>
      <w:marLeft w:val="0"/>
      <w:marRight w:val="0"/>
      <w:marTop w:val="0"/>
      <w:marBottom w:val="0"/>
      <w:divBdr>
        <w:top w:val="none" w:sz="0" w:space="0" w:color="auto"/>
        <w:left w:val="none" w:sz="0" w:space="0" w:color="auto"/>
        <w:bottom w:val="none" w:sz="0" w:space="0" w:color="auto"/>
        <w:right w:val="none" w:sz="0" w:space="0" w:color="auto"/>
      </w:divBdr>
      <w:divsChild>
        <w:div w:id="644548531">
          <w:marLeft w:val="0"/>
          <w:marRight w:val="0"/>
          <w:marTop w:val="0"/>
          <w:marBottom w:val="0"/>
          <w:divBdr>
            <w:top w:val="none" w:sz="0" w:space="0" w:color="auto"/>
            <w:left w:val="none" w:sz="0" w:space="0" w:color="auto"/>
            <w:bottom w:val="none" w:sz="0" w:space="0" w:color="auto"/>
            <w:right w:val="none" w:sz="0" w:space="0" w:color="auto"/>
          </w:divBdr>
        </w:div>
      </w:divsChild>
    </w:div>
    <w:div w:id="2093352427">
      <w:bodyDiv w:val="1"/>
      <w:marLeft w:val="0"/>
      <w:marRight w:val="0"/>
      <w:marTop w:val="0"/>
      <w:marBottom w:val="0"/>
      <w:divBdr>
        <w:top w:val="none" w:sz="0" w:space="0" w:color="auto"/>
        <w:left w:val="none" w:sz="0" w:space="0" w:color="auto"/>
        <w:bottom w:val="none" w:sz="0" w:space="0" w:color="auto"/>
        <w:right w:val="none" w:sz="0" w:space="0" w:color="auto"/>
      </w:divBdr>
      <w:divsChild>
        <w:div w:id="1820031161">
          <w:marLeft w:val="0"/>
          <w:marRight w:val="0"/>
          <w:marTop w:val="0"/>
          <w:marBottom w:val="0"/>
          <w:divBdr>
            <w:top w:val="none" w:sz="0" w:space="0" w:color="auto"/>
            <w:left w:val="none" w:sz="0" w:space="0" w:color="auto"/>
            <w:bottom w:val="none" w:sz="0" w:space="0" w:color="auto"/>
            <w:right w:val="none" w:sz="0" w:space="0" w:color="auto"/>
          </w:divBdr>
        </w:div>
      </w:divsChild>
    </w:div>
    <w:div w:id="2110538224">
      <w:bodyDiv w:val="1"/>
      <w:marLeft w:val="0"/>
      <w:marRight w:val="0"/>
      <w:marTop w:val="0"/>
      <w:marBottom w:val="0"/>
      <w:divBdr>
        <w:top w:val="none" w:sz="0" w:space="0" w:color="auto"/>
        <w:left w:val="none" w:sz="0" w:space="0" w:color="auto"/>
        <w:bottom w:val="none" w:sz="0" w:space="0" w:color="auto"/>
        <w:right w:val="none" w:sz="0" w:space="0" w:color="auto"/>
      </w:divBdr>
      <w:divsChild>
        <w:div w:id="1661428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blog.datis.com/2015/04/22/5-reasons-to-retain-employees/"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Kim02</b:Tag>
    <b:SourceType>JournalArticle</b:SourceType>
    <b:Guid>{B3145131-B85B-4926-B6BB-185CD7E3FC5C}</b:Guid>
    <b:Title>Support Vector Machine Ensemble with Bagging</b:Title>
    <b:JournalName>Proceedings of the First International Workshop on Pattern Recognition with Support Vector Machines</b:JournalName>
    <b:Year>2002</b:Year>
    <b:Pages>397-407</b:Pages>
    <b:Author>
      <b:Author>
        <b:NameList>
          <b:Person>
            <b:Last>Kim</b:Last>
            <b:First>Hyun</b:First>
            <b:Middle>Chul and Pang, Shaoning and Je, Hong-Mo and Kim, Daijin and Bang, Sung Yang</b:Middle>
          </b:Person>
        </b:NameList>
      </b:Author>
    </b:Author>
    <b:RefOrder>2</b:RefOrder>
  </b:Source>
  <b:Source>
    <b:Tag>GCa13</b:Tag>
    <b:SourceType>Book</b:SourceType>
    <b:Guid>{8899CFA9-B50F-4D49-9073-F2A3DF96BDD5}</b:Guid>
    <b:Title>An Introduction to Statistical Learning with Appliccation in R</b:Title>
    <b:Year>2013</b:Year>
    <b:Author>
      <b:Author>
        <b:NameList>
          <b:Person>
            <b:Last>G. Casella</b:Last>
            <b:First>S.</b:First>
            <b:Middle>Fienberg,I. Olkin</b:Middle>
          </b:Person>
        </b:NameList>
      </b:Author>
    </b:Author>
    <b:City>New York</b:City>
    <b:Publisher>Springer New York Heidelberg Dordrecht London</b:Publisher>
    <b:RefOrder>1</b:RefOrder>
  </b:Source>
</b:Sources>
</file>

<file path=customXml/itemProps1.xml><?xml version="1.0" encoding="utf-8"?>
<ds:datastoreItem xmlns:ds="http://schemas.openxmlformats.org/officeDocument/2006/customXml" ds:itemID="{7933589F-02E3-4459-828D-DA3A96AC9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3928</TotalTime>
  <Pages>1</Pages>
  <Words>4206</Words>
  <Characters>23978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吴浩丘</dc:creator>
  <cp:keywords/>
  <dc:description/>
  <cp:lastModifiedBy>吴浩丘</cp:lastModifiedBy>
  <cp:revision>59</cp:revision>
  <dcterms:created xsi:type="dcterms:W3CDTF">2018-03-04T04:52:00Z</dcterms:created>
  <dcterms:modified xsi:type="dcterms:W3CDTF">2018-04-02T06:18:00Z</dcterms:modified>
</cp:coreProperties>
</file>